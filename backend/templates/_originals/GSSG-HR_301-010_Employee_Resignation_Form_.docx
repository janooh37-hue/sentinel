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FAB6" w14:textId="75E529C0" w:rsidR="002871B1" w:rsidRPr="002F0BDA" w:rsidDel="00B138A7" w:rsidRDefault="002871B1" w:rsidP="00261C39">
      <w:pPr>
        <w:bidi/>
        <w:rPr>
          <w:del w:id="0" w:author="This pc" w:date="2024-10-06T13:32:00Z" w16du:dateUtc="2024-10-06T09:32:00Z"/>
          <w:rFonts w:cstheme="minorHAnsi"/>
          <w:bCs/>
          <w:sz w:val="2"/>
          <w:szCs w:val="2"/>
        </w:rPr>
      </w:pPr>
    </w:p>
    <w:p w14:paraId="34305919" w14:textId="737F9200" w:rsidR="002871B1" w:rsidRPr="00261C39" w:rsidDel="00B138A7" w:rsidRDefault="002871B1" w:rsidP="002871B1">
      <w:pPr>
        <w:pStyle w:val="ListParagraph"/>
        <w:bidi/>
        <w:rPr>
          <w:del w:id="1" w:author="This pc" w:date="2024-10-06T13:32:00Z" w16du:dateUtc="2024-10-06T09:32:00Z"/>
          <w:rFonts w:cstheme="minorHAnsi"/>
          <w:bCs/>
          <w:sz w:val="8"/>
          <w:szCs w:val="8"/>
        </w:rPr>
      </w:pPr>
    </w:p>
    <w:tbl>
      <w:tblPr>
        <w:tblStyle w:val="TableGrid"/>
        <w:bidiVisual/>
        <w:tblW w:w="10922" w:type="dxa"/>
        <w:jc w:val="center"/>
        <w:tblLook w:val="04A0" w:firstRow="1" w:lastRow="0" w:firstColumn="1" w:lastColumn="0" w:noHBand="0" w:noVBand="1"/>
      </w:tblPr>
      <w:tblGrid>
        <w:gridCol w:w="2350"/>
        <w:gridCol w:w="1860"/>
        <w:gridCol w:w="1530"/>
        <w:gridCol w:w="1350"/>
        <w:gridCol w:w="1800"/>
        <w:gridCol w:w="2032"/>
      </w:tblGrid>
      <w:tr w:rsidR="004E3739" w:rsidRPr="00EC517D" w14:paraId="4E95084E" w14:textId="77777777" w:rsidTr="00785CAF">
        <w:trPr>
          <w:jc w:val="center"/>
        </w:trPr>
        <w:tc>
          <w:tcPr>
            <w:tcW w:w="10922" w:type="dxa"/>
            <w:gridSpan w:val="6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712FB739" w14:textId="03353CBA" w:rsidR="004E3739" w:rsidRPr="00EC517D" w:rsidRDefault="004E3739" w:rsidP="00785CA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proofErr w:type="spellStart"/>
            <w:r w:rsidRPr="00EC517D">
              <w:rPr>
                <w:rFonts w:cstheme="minorHAnsi" w:hint="cs"/>
                <w:bCs/>
                <w:sz w:val="32"/>
                <w:szCs w:val="32"/>
                <w:rtl/>
              </w:rPr>
              <w:t>الإستقالة</w:t>
            </w:r>
            <w:proofErr w:type="spellEnd"/>
          </w:p>
        </w:tc>
      </w:tr>
      <w:tr w:rsidR="004E3739" w:rsidRPr="00EC517D" w14:paraId="563933D9" w14:textId="77777777" w:rsidTr="00785CAF">
        <w:trPr>
          <w:trHeight w:val="675"/>
          <w:jc w:val="center"/>
        </w:trPr>
        <w:tc>
          <w:tcPr>
            <w:tcW w:w="2350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8EAADB" w:themeFill="accent1" w:themeFillTint="99"/>
          </w:tcPr>
          <w:p w14:paraId="46D2E397" w14:textId="77777777" w:rsidR="004E3739" w:rsidRPr="002F0BDA" w:rsidRDefault="004E3739" w:rsidP="00785CAF">
            <w:pPr>
              <w:pStyle w:val="ListParagraph"/>
              <w:bidi/>
              <w:ind w:left="0"/>
              <w:rPr>
                <w:rFonts w:cstheme="minorHAnsi"/>
                <w:bCs/>
                <w:sz w:val="8"/>
                <w:szCs w:val="8"/>
                <w:rtl/>
              </w:rPr>
            </w:pPr>
          </w:p>
          <w:p w14:paraId="466C8941" w14:textId="3F87A01D" w:rsidR="004E3739" w:rsidRPr="002F0BDA" w:rsidRDefault="004E3739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التاري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>ـــــــــــــــــــــــــــــــــــــــــــــــــ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خ </w:t>
            </w:r>
          </w:p>
        </w:tc>
        <w:tc>
          <w:tcPr>
            <w:tcW w:w="1860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6E8FD187" w14:textId="7C061571" w:rsidR="002F0BDA" w:rsidRPr="00EC517D" w:rsidRDefault="008943A8" w:rsidP="008943A8">
            <w:pPr>
              <w:tabs>
                <w:tab w:val="left" w:pos="1470"/>
              </w:tabs>
              <w:jc w:val="center"/>
              <w:rPr>
                <w:rFonts w:ascii="Arial Black" w:hAnsi="Arial Black"/>
                <w:bCs/>
                <w:rtl/>
                <w:lang w:val="en-US"/>
              </w:rPr>
            </w:pPr>
            <w:r>
              <w:rPr>
                <w:rFonts w:ascii="Arial Black" w:hAnsi="Arial Black"/>
                <w:bCs/>
                <w:lang w:val="en-US"/>
              </w:rPr>
              <w:t>x</w:t>
            </w:r>
          </w:p>
        </w:tc>
        <w:tc>
          <w:tcPr>
            <w:tcW w:w="1530" w:type="dxa"/>
            <w:tcBorders>
              <w:top w:val="thinThickSmallGap" w:sz="24" w:space="0" w:color="auto"/>
            </w:tcBorders>
            <w:shd w:val="clear" w:color="auto" w:fill="8EAADB" w:themeFill="accent1" w:themeFillTint="99"/>
          </w:tcPr>
          <w:p w14:paraId="412070A9" w14:textId="77777777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1E661CEF" w14:textId="27494673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350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5B9E7862" w14:textId="107179A1" w:rsidR="004E3739" w:rsidRPr="009D73B1" w:rsidRDefault="008943A8" w:rsidP="008943A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x</w:t>
            </w:r>
          </w:p>
        </w:tc>
        <w:tc>
          <w:tcPr>
            <w:tcW w:w="1800" w:type="dxa"/>
            <w:tcBorders>
              <w:top w:val="thinThickSmallGap" w:sz="24" w:space="0" w:color="auto"/>
            </w:tcBorders>
            <w:shd w:val="clear" w:color="auto" w:fill="8EAADB" w:themeFill="accent1" w:themeFillTint="99"/>
          </w:tcPr>
          <w:p w14:paraId="211B16E0" w14:textId="77777777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0CDB872A" w14:textId="238A8DF3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 xml:space="preserve">المسمى الوظيفي  </w:t>
            </w:r>
          </w:p>
        </w:tc>
        <w:tc>
          <w:tcPr>
            <w:tcW w:w="2032" w:type="dxa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28C47A21" w14:textId="64EFC1CC" w:rsidR="00E21D06" w:rsidRPr="00EC517D" w:rsidRDefault="008943A8" w:rsidP="008943A8">
            <w:pPr>
              <w:bidi/>
              <w:jc w:val="center"/>
              <w:rPr>
                <w:rFonts w:ascii="Arial Black" w:hAnsi="Arial Black" w:cs="Calibri"/>
                <w:bCs/>
                <w:color w:val="000000"/>
                <w:lang w:val="en-AE"/>
              </w:rPr>
            </w:pPr>
            <w:r>
              <w:rPr>
                <w:rFonts w:ascii="Arial Black" w:hAnsi="Arial Black" w:cs="Calibri"/>
                <w:bCs/>
                <w:color w:val="000000"/>
              </w:rPr>
              <w:t>x</w:t>
            </w:r>
          </w:p>
          <w:p w14:paraId="4E70BE16" w14:textId="3EEA0C84" w:rsidR="004E3739" w:rsidRPr="00EC517D" w:rsidRDefault="004E3739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</w:tc>
      </w:tr>
      <w:tr w:rsidR="00EB68A9" w:rsidRPr="00EC517D" w14:paraId="491DD157" w14:textId="77777777" w:rsidTr="00785CAF">
        <w:trPr>
          <w:trHeight w:val="548"/>
          <w:jc w:val="center"/>
        </w:trPr>
        <w:tc>
          <w:tcPr>
            <w:tcW w:w="2350" w:type="dxa"/>
            <w:tcBorders>
              <w:left w:val="thinThickSmallGap" w:sz="24" w:space="0" w:color="auto"/>
            </w:tcBorders>
            <w:shd w:val="clear" w:color="auto" w:fill="8EAADB" w:themeFill="accent1" w:themeFillTint="99"/>
          </w:tcPr>
          <w:p w14:paraId="76A4C23E" w14:textId="77777777" w:rsidR="00EB68A9" w:rsidRPr="00F6798A" w:rsidRDefault="00EB68A9" w:rsidP="00785CAF">
            <w:pPr>
              <w:pStyle w:val="ListParagraph"/>
              <w:bidi/>
              <w:ind w:left="0"/>
              <w:rPr>
                <w:rFonts w:cstheme="minorHAnsi"/>
                <w:bCs/>
                <w:sz w:val="14"/>
                <w:szCs w:val="14"/>
                <w:rtl/>
              </w:rPr>
            </w:pPr>
          </w:p>
          <w:p w14:paraId="1EB08741" w14:textId="7B5B409F" w:rsidR="00EB68A9" w:rsidRPr="002F0BDA" w:rsidRDefault="00EB68A9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الإٍســـــــــــــــــــــــــــــــــــــــــــــــــــــــــــــم </w:t>
            </w:r>
          </w:p>
        </w:tc>
        <w:tc>
          <w:tcPr>
            <w:tcW w:w="8572" w:type="dxa"/>
            <w:gridSpan w:val="5"/>
            <w:tcBorders>
              <w:right w:val="thinThickSmallGap" w:sz="24" w:space="0" w:color="auto"/>
            </w:tcBorders>
            <w:shd w:val="clear" w:color="auto" w:fill="FFFFFF" w:themeFill="background1"/>
          </w:tcPr>
          <w:p w14:paraId="6221E367" w14:textId="5CEAA186" w:rsidR="00EB68A9" w:rsidRPr="009D73B1" w:rsidRDefault="008943A8" w:rsidP="00785CAF">
            <w:pPr>
              <w:bidi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x</w:t>
            </w:r>
          </w:p>
        </w:tc>
      </w:tr>
      <w:tr w:rsidR="00F6798A" w:rsidRPr="00EC517D" w14:paraId="5729B65D" w14:textId="77777777" w:rsidTr="00785CAF">
        <w:trPr>
          <w:trHeight w:val="800"/>
          <w:jc w:val="center"/>
        </w:trPr>
        <w:tc>
          <w:tcPr>
            <w:tcW w:w="235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230C964D" w14:textId="77777777" w:rsidR="00F6798A" w:rsidRPr="002F0BDA" w:rsidRDefault="00F6798A" w:rsidP="00785CAF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65BE3F06" w14:textId="13FD86EF" w:rsidR="00F6798A" w:rsidRPr="00C4397E" w:rsidRDefault="00F6798A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الجنسية  </w:t>
            </w:r>
          </w:p>
        </w:tc>
        <w:tc>
          <w:tcPr>
            <w:tcW w:w="1860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4E84AA49" w14:textId="30437988" w:rsidR="00EC517D" w:rsidRPr="00EC517D" w:rsidRDefault="008943A8" w:rsidP="00785CAF">
            <w:pPr>
              <w:bidi/>
              <w:rPr>
                <w:rFonts w:ascii="Arial Black" w:hAnsi="Arial Black"/>
                <w:bCs/>
                <w:rtl/>
              </w:rPr>
            </w:pPr>
            <w:r>
              <w:rPr>
                <w:rFonts w:ascii="Arial Black" w:hAnsi="Arial Black"/>
                <w:bCs/>
              </w:rPr>
              <w:t>x</w:t>
            </w:r>
          </w:p>
        </w:tc>
        <w:tc>
          <w:tcPr>
            <w:tcW w:w="153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1A31AA37" w14:textId="77777777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52859BF1" w14:textId="76CB0F9D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مكان الوظيفة</w:t>
            </w:r>
          </w:p>
        </w:tc>
        <w:tc>
          <w:tcPr>
            <w:tcW w:w="1350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7D1E51BD" w14:textId="219FEE0D" w:rsidR="00EC517D" w:rsidRPr="00EC517D" w:rsidRDefault="00A7100B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0331</w:t>
            </w:r>
          </w:p>
        </w:tc>
        <w:tc>
          <w:tcPr>
            <w:tcW w:w="180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332408F0" w14:textId="77777777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</w:p>
          <w:p w14:paraId="22539454" w14:textId="26D0EF50" w:rsidR="00F6798A" w:rsidRPr="00EC517D" w:rsidRDefault="00F6798A" w:rsidP="00785CAF">
            <w:pPr>
              <w:pStyle w:val="ListParagraph"/>
              <w:bidi/>
              <w:ind w:left="0"/>
              <w:rPr>
                <w:rFonts w:ascii="Arial Black" w:hAnsi="Arial Black" w:cstheme="minorHAnsi"/>
                <w:bCs/>
                <w:sz w:val="24"/>
                <w:szCs w:val="24"/>
                <w:rtl/>
              </w:rPr>
            </w:pPr>
            <w:r w:rsidRPr="00EC517D">
              <w:rPr>
                <w:rFonts w:ascii="Arial Black" w:hAnsi="Arial Black" w:cstheme="minorHAnsi"/>
                <w:bCs/>
                <w:sz w:val="24"/>
                <w:szCs w:val="24"/>
                <w:rtl/>
              </w:rPr>
              <w:t>الهاتف</w:t>
            </w:r>
          </w:p>
        </w:tc>
        <w:tc>
          <w:tcPr>
            <w:tcW w:w="2032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ABC5C31" w14:textId="279A26CE" w:rsidR="00F6798A" w:rsidRPr="009D73B1" w:rsidRDefault="008943A8" w:rsidP="00785CAF">
            <w:pPr>
              <w:bidi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  <w:lang w:val="en-A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AE"/>
              </w:rPr>
              <w:t>x</w:t>
            </w:r>
          </w:p>
        </w:tc>
      </w:tr>
    </w:tbl>
    <w:p w14:paraId="36DB3B4E" w14:textId="10693156" w:rsidR="005C28CB" w:rsidRPr="005C28CB" w:rsidRDefault="005C28CB" w:rsidP="005C28CB">
      <w:pPr>
        <w:pStyle w:val="ListParagraph"/>
        <w:bidi/>
        <w:ind w:left="0"/>
        <w:rPr>
          <w:rFonts w:cstheme="minorHAnsi"/>
          <w:bCs/>
          <w:sz w:val="2"/>
          <w:szCs w:val="2"/>
          <w:rtl/>
        </w:rPr>
      </w:pPr>
    </w:p>
    <w:p w14:paraId="760E61B7" w14:textId="2ACCE907" w:rsidR="00483551" w:rsidRPr="002F0BDA" w:rsidRDefault="00483551" w:rsidP="002871B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912" w:type="dxa"/>
        <w:jc w:val="center"/>
        <w:tblLook w:val="04A0" w:firstRow="1" w:lastRow="0" w:firstColumn="1" w:lastColumn="0" w:noHBand="0" w:noVBand="1"/>
      </w:tblPr>
      <w:tblGrid>
        <w:gridCol w:w="10912"/>
      </w:tblGrid>
      <w:tr w:rsidR="00483551" w14:paraId="15FDBB60" w14:textId="77777777" w:rsidTr="00785CAF">
        <w:trPr>
          <w:trHeight w:val="3105"/>
          <w:jc w:val="center"/>
        </w:trPr>
        <w:tc>
          <w:tcPr>
            <w:tcW w:w="1091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BB1C094" w14:textId="77777777" w:rsidR="005C28CB" w:rsidRP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2E966179" w14:textId="72E58F27" w:rsid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 w:rsidRPr="005C28CB">
              <w:rPr>
                <w:rFonts w:cstheme="minorHAnsi" w:hint="cs"/>
                <w:bCs/>
                <w:sz w:val="28"/>
                <w:szCs w:val="28"/>
                <w:rtl/>
              </w:rPr>
              <w:t>السي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د مدير مشروع مركز الإصلاح والتأهيل </w:t>
            </w:r>
            <w:r>
              <w:rPr>
                <w:rFonts w:cstheme="minorHAnsi"/>
                <w:bCs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الوثبة 2                                                                       المحترم </w:t>
            </w:r>
            <w:r w:rsidRPr="005C28CB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  <w:p w14:paraId="5A261F65" w14:textId="1D35DFE2" w:rsidR="005C28CB" w:rsidRDefault="005C28CB" w:rsidP="005C28CB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تحية طيبة وبعد : </w:t>
            </w:r>
          </w:p>
          <w:p w14:paraId="5527B452" w14:textId="77777777" w:rsidR="002F0BDA" w:rsidRP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6"/>
                <w:szCs w:val="16"/>
                <w:rtl/>
              </w:rPr>
            </w:pPr>
          </w:p>
          <w:p w14:paraId="0E750647" w14:textId="01995AF1" w:rsidR="002F0BDA" w:rsidRPr="002F0BDA" w:rsidRDefault="005C28CB" w:rsidP="00C75E2F">
            <w:pPr>
              <w:pStyle w:val="ListParagraph"/>
              <w:bidi/>
              <w:ind w:left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أتقدم لسيادتكم بطلب </w:t>
            </w:r>
            <w:proofErr w:type="spellStart"/>
            <w:r>
              <w:rPr>
                <w:rFonts w:cstheme="minorHAnsi" w:hint="cs"/>
                <w:bCs/>
                <w:sz w:val="28"/>
                <w:szCs w:val="28"/>
                <w:rtl/>
              </w:rPr>
              <w:t>إستقالة</w:t>
            </w:r>
            <w:proofErr w:type="spell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عن العمل بتاريخ   </w:t>
            </w:r>
            <w:r w:rsidR="008943A8">
              <w:rPr>
                <w:rFonts w:cstheme="minorHAnsi"/>
                <w:bCs/>
                <w:sz w:val="28"/>
                <w:szCs w:val="28"/>
              </w:rPr>
              <w:t>x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  <w:r w:rsidR="00F773C0">
              <w:rPr>
                <w:rFonts w:cstheme="minorHAnsi"/>
                <w:bCs/>
                <w:sz w:val="28"/>
                <w:szCs w:val="28"/>
              </w:rPr>
              <w:t xml:space="preserve">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/  </w:t>
            </w:r>
            <w:r w:rsidR="008943A8">
              <w:rPr>
                <w:rFonts w:cstheme="minorHAnsi"/>
                <w:bCs/>
                <w:sz w:val="28"/>
                <w:szCs w:val="28"/>
              </w:rPr>
              <w:t>x</w:t>
            </w:r>
            <w:r w:rsidR="00F773C0">
              <w:rPr>
                <w:rFonts w:cstheme="minorHAnsi"/>
                <w:bCs/>
                <w:sz w:val="28"/>
                <w:szCs w:val="28"/>
              </w:rPr>
              <w:t xml:space="preserve">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/   </w:t>
            </w:r>
            <w:r w:rsidR="008943A8">
              <w:rPr>
                <w:rFonts w:cstheme="minorHAnsi"/>
                <w:bCs/>
                <w:sz w:val="28"/>
                <w:szCs w:val="28"/>
              </w:rPr>
              <w:t>x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راجياً من سيادتكم قبول الطلب متمنياً لكم التوفيق نظراً للأسباب التالية </w:t>
            </w:r>
            <w:r w:rsidR="002F0BDA">
              <w:rPr>
                <w:rFonts w:cstheme="minorHAnsi" w:hint="cs"/>
                <w:bCs/>
                <w:sz w:val="28"/>
                <w:szCs w:val="28"/>
                <w:rtl/>
              </w:rPr>
              <w:t xml:space="preserve">: </w:t>
            </w:r>
          </w:p>
          <w:p w14:paraId="51A00F6D" w14:textId="2AFCF9A3" w:rsidR="00CA36DF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  <w:r>
              <w:rPr>
                <w:rFonts w:cstheme="minorHAnsi" w:hint="cs"/>
                <w:bCs/>
                <w:sz w:val="12"/>
                <w:szCs w:val="12"/>
                <w:rtl/>
              </w:rPr>
              <w:t xml:space="preserve">  </w:t>
            </w:r>
          </w:p>
          <w:p w14:paraId="765BD4A2" w14:textId="77777777" w:rsid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</w:p>
          <w:p w14:paraId="7C48370E" w14:textId="19F19F91" w:rsidR="002F0BDA" w:rsidRDefault="002F0BDA" w:rsidP="002F0BDA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rtl/>
              </w:rPr>
            </w:pPr>
          </w:p>
          <w:p w14:paraId="77466BB4" w14:textId="3EF292B3" w:rsidR="002F0BDA" w:rsidRPr="00C04F08" w:rsidRDefault="002F0BDA" w:rsidP="00C04F08">
            <w:pPr>
              <w:pStyle w:val="ListParagraph"/>
              <w:bidi/>
              <w:rPr>
                <w:rFonts w:cstheme="minorHAnsi"/>
                <w:bCs/>
                <w:sz w:val="36"/>
                <w:szCs w:val="36"/>
                <w:rtl/>
              </w:rPr>
            </w:pPr>
            <w:r w:rsidRPr="00C04F08">
              <w:rPr>
                <w:rFonts w:cstheme="minorHAnsi" w:hint="cs"/>
                <w:bCs/>
                <w:sz w:val="36"/>
                <w:szCs w:val="36"/>
                <w:rtl/>
              </w:rPr>
              <w:t>.......</w:t>
            </w:r>
            <w:r w:rsidR="00C04F08">
              <w:rPr>
                <w:rFonts w:cstheme="minorHAnsi" w:hint="cs"/>
                <w:bCs/>
                <w:sz w:val="36"/>
                <w:szCs w:val="36"/>
                <w:rtl/>
              </w:rPr>
              <w:t>.........................................................................</w:t>
            </w:r>
          </w:p>
          <w:p w14:paraId="2ED3FF81" w14:textId="39582E2C" w:rsidR="002F0BDA" w:rsidRPr="002F0BDA" w:rsidRDefault="00C04F08" w:rsidP="00C04F08">
            <w:pPr>
              <w:pStyle w:val="ListParagraph"/>
              <w:bidi/>
              <w:rPr>
                <w:rFonts w:cstheme="minorHAnsi"/>
                <w:bCs/>
                <w:sz w:val="12"/>
                <w:szCs w:val="12"/>
                <w:rtl/>
              </w:rPr>
            </w:pPr>
            <w:r w:rsidRPr="00C04F08">
              <w:rPr>
                <w:rFonts w:cs="Calibri"/>
                <w:bCs/>
                <w:sz w:val="36"/>
                <w:szCs w:val="36"/>
                <w:rtl/>
              </w:rPr>
              <w:t>.......</w:t>
            </w:r>
            <w:r>
              <w:rPr>
                <w:rFonts w:cs="Calibri" w:hint="cs"/>
                <w:bCs/>
                <w:sz w:val="36"/>
                <w:szCs w:val="36"/>
                <w:rtl/>
              </w:rPr>
              <w:t>.........................................................................</w:t>
            </w:r>
          </w:p>
        </w:tc>
      </w:tr>
    </w:tbl>
    <w:p w14:paraId="23FC9065" w14:textId="77777777" w:rsidR="00483551" w:rsidRPr="002F0BDA" w:rsidRDefault="00483551" w:rsidP="0048355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p w14:paraId="7E529696" w14:textId="77777777" w:rsidR="00483551" w:rsidRPr="00C4397E" w:rsidRDefault="00483551" w:rsidP="00C4397E">
      <w:pPr>
        <w:bidi/>
        <w:rPr>
          <w:rFonts w:cstheme="minorHAnsi"/>
          <w:bCs/>
          <w:sz w:val="2"/>
          <w:szCs w:val="2"/>
          <w:rtl/>
        </w:rPr>
      </w:pPr>
    </w:p>
    <w:p w14:paraId="4A135523" w14:textId="77777777" w:rsidR="00483551" w:rsidRPr="00483551" w:rsidRDefault="00483551" w:rsidP="0048355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912" w:type="dxa"/>
        <w:jc w:val="center"/>
        <w:tblLook w:val="04A0" w:firstRow="1" w:lastRow="0" w:firstColumn="1" w:lastColumn="0" w:noHBand="0" w:noVBand="1"/>
      </w:tblPr>
      <w:tblGrid>
        <w:gridCol w:w="3227"/>
        <w:gridCol w:w="4050"/>
        <w:gridCol w:w="1980"/>
        <w:gridCol w:w="1655"/>
      </w:tblGrid>
      <w:tr w:rsidR="00E8126D" w:rsidRPr="00C4397E" w14:paraId="6732DF9F" w14:textId="77777777" w:rsidTr="00785CAF">
        <w:trPr>
          <w:trHeight w:val="675"/>
          <w:jc w:val="center"/>
        </w:trPr>
        <w:tc>
          <w:tcPr>
            <w:tcW w:w="322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4D5B74CA" w14:textId="11B60015" w:rsidR="00E8126D" w:rsidRPr="00965F85" w:rsidRDefault="00E8126D" w:rsidP="00E8126D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>اسم مقدم الطلب</w:t>
            </w:r>
          </w:p>
        </w:tc>
        <w:tc>
          <w:tcPr>
            <w:tcW w:w="7685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368D152" w14:textId="73427743" w:rsidR="00E8126D" w:rsidRPr="00965F85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/>
                <w:bCs/>
                <w:sz w:val="24"/>
                <w:szCs w:val="24"/>
              </w:rPr>
              <w:t>x</w:t>
            </w:r>
          </w:p>
        </w:tc>
      </w:tr>
      <w:tr w:rsidR="006912E1" w:rsidRPr="00C4397E" w14:paraId="1B4141A1" w14:textId="77777777" w:rsidTr="00785CAF">
        <w:trPr>
          <w:trHeight w:val="558"/>
          <w:jc w:val="center"/>
        </w:trPr>
        <w:tc>
          <w:tcPr>
            <w:tcW w:w="322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3EBBA856" w14:textId="030AEB54" w:rsidR="006912E1" w:rsidRPr="002F0BDA" w:rsidRDefault="006912E1" w:rsidP="006912E1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8"/>
                <w:szCs w:val="8"/>
                <w:rtl/>
              </w:rPr>
            </w:pP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>التوقي</w:t>
            </w:r>
            <w:r>
              <w:rPr>
                <w:rFonts w:cstheme="minorHAnsi" w:hint="cs"/>
                <w:bCs/>
                <w:sz w:val="24"/>
                <w:szCs w:val="24"/>
                <w:rtl/>
              </w:rPr>
              <w:t>ـــــــــــــــــــــــــــــــــــــــــــــــــــــــــــــ</w:t>
            </w:r>
            <w:r w:rsidRPr="00965F85">
              <w:rPr>
                <w:rFonts w:cstheme="minorHAnsi" w:hint="cs"/>
                <w:bCs/>
                <w:sz w:val="24"/>
                <w:szCs w:val="24"/>
                <w:rtl/>
              </w:rPr>
              <w:t xml:space="preserve">ع </w:t>
            </w:r>
          </w:p>
        </w:tc>
        <w:tc>
          <w:tcPr>
            <w:tcW w:w="405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FFFFFF" w:themeFill="background1"/>
          </w:tcPr>
          <w:p w14:paraId="17D4FFC7" w14:textId="57E62985" w:rsidR="006912E1" w:rsidRPr="00C4397E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  <w:tc>
          <w:tcPr>
            <w:tcW w:w="198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61654371" w14:textId="1862D4A5" w:rsidR="006912E1" w:rsidRPr="002F0BDA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8"/>
                <w:szCs w:val="8"/>
                <w:rtl/>
              </w:rPr>
            </w:pPr>
            <w:r>
              <w:rPr>
                <w:rFonts w:cstheme="minorHAnsi" w:hint="cs"/>
                <w:bCs/>
                <w:sz w:val="24"/>
                <w:szCs w:val="24"/>
                <w:rtl/>
              </w:rPr>
              <w:t>التاريــــــــــــــــــــــــــــخ</w:t>
            </w:r>
          </w:p>
        </w:tc>
        <w:tc>
          <w:tcPr>
            <w:tcW w:w="1655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4D93134" w14:textId="33D3B327" w:rsidR="006912E1" w:rsidRPr="00C4397E" w:rsidRDefault="008943A8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6912E1" w:rsidRPr="00C4397E" w14:paraId="2BEF45FB" w14:textId="77777777" w:rsidTr="00785CAF">
        <w:trPr>
          <w:trHeight w:val="1350"/>
          <w:jc w:val="center"/>
        </w:trPr>
        <w:tc>
          <w:tcPr>
            <w:tcW w:w="10912" w:type="dxa"/>
            <w:gridSpan w:val="4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0506692D" w14:textId="228484E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مشروع مركز الإصلاح والتأهيل </w:t>
            </w:r>
            <w:r>
              <w:rPr>
                <w:rFonts w:cstheme="minorHAnsi"/>
                <w:bCs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الوثبة 2 :</w:t>
            </w:r>
          </w:p>
          <w:p w14:paraId="5681E5FD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3651B09E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533B678" w14:textId="77777777" w:rsidR="006912E1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6610C1FF" w14:textId="0E7BB6FE" w:rsidR="006912E1" w:rsidRPr="00C4397E" w:rsidRDefault="006912E1" w:rsidP="00785CAF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</w:tbl>
    <w:p w14:paraId="791CBACD" w14:textId="4D779459" w:rsidR="00483551" w:rsidRPr="00563418" w:rsidRDefault="00563418" w:rsidP="00483551">
      <w:pPr>
        <w:pStyle w:val="ListParagraph"/>
        <w:bidi/>
        <w:rPr>
          <w:rFonts w:cstheme="minorHAnsi"/>
          <w:bCs/>
          <w:sz w:val="56"/>
          <w:szCs w:val="56"/>
          <w:rtl/>
        </w:rPr>
      </w:pPr>
      <w:r>
        <w:rPr>
          <w:rFonts w:cstheme="minorHAnsi" w:hint="cs"/>
          <w:bCs/>
          <w:sz w:val="46"/>
          <w:szCs w:val="46"/>
          <w:rtl/>
        </w:rPr>
        <w:t xml:space="preserve">                 </w:t>
      </w:r>
    </w:p>
    <w:p w14:paraId="3BC67417" w14:textId="77777777" w:rsidR="00A7100B" w:rsidRPr="00A7100B" w:rsidRDefault="00A7100B" w:rsidP="00A7100B">
      <w:pPr>
        <w:pStyle w:val="ListParagraph"/>
        <w:rPr>
          <w:rFonts w:cstheme="minorHAnsi"/>
          <w:b/>
          <w:bCs/>
          <w:sz w:val="28"/>
          <w:szCs w:val="28"/>
          <w:lang w:val="en-GB"/>
        </w:rPr>
      </w:pPr>
      <w:r w:rsidRPr="00A7100B">
        <w:rPr>
          <w:rFonts w:cstheme="minorHAnsi" w:hint="cs"/>
          <w:b/>
          <w:bCs/>
          <w:sz w:val="28"/>
          <w:szCs w:val="28"/>
          <w:rtl/>
          <w:lang w:bidi="ar-AE"/>
        </w:rPr>
        <w:t xml:space="preserve">سـعـيــــــــد راشـــــــــــد الـيـحـيــــــــــائي  </w:t>
      </w:r>
    </w:p>
    <w:p w14:paraId="454291B1" w14:textId="236478F4" w:rsidR="002871B1" w:rsidRPr="00A7100B" w:rsidRDefault="00A7100B" w:rsidP="00A7100B">
      <w:pPr>
        <w:pStyle w:val="ListParagraph"/>
        <w:rPr>
          <w:rFonts w:cstheme="minorHAnsi"/>
          <w:b/>
          <w:bCs/>
          <w:i/>
          <w:iCs/>
          <w:sz w:val="28"/>
          <w:szCs w:val="28"/>
          <w:lang w:val="en-GB"/>
        </w:rPr>
      </w:pPr>
      <w:r w:rsidRPr="00A7100B">
        <w:rPr>
          <w:rFonts w:cstheme="minorHAnsi" w:hint="cs"/>
          <w:b/>
          <w:bCs/>
          <w:i/>
          <w:iCs/>
          <w:sz w:val="28"/>
          <w:szCs w:val="28"/>
          <w:rtl/>
          <w:lang w:bidi="ar-AE"/>
        </w:rPr>
        <w:t xml:space="preserve">                                                                   مدير مشروع الاصلاح والتأهيل الوثبة - 2</w:t>
      </w:r>
    </w:p>
    <w:sectPr w:rsidR="002871B1" w:rsidRPr="00A7100B" w:rsidSect="00146D2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6087" w14:textId="77777777" w:rsidR="008E1C7C" w:rsidRDefault="008E1C7C" w:rsidP="007D1921">
      <w:r>
        <w:separator/>
      </w:r>
    </w:p>
  </w:endnote>
  <w:endnote w:type="continuationSeparator" w:id="0">
    <w:p w14:paraId="1F27DCA0" w14:textId="77777777" w:rsidR="008E1C7C" w:rsidRDefault="008E1C7C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69F8CCE" w14:textId="65140F65" w:rsidR="005D0F77" w:rsidRDefault="005D0F77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C5BA4F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2F45DE6" w14:textId="5480561D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46769081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46F5C149" w14:textId="50519ADF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D04D7D9" w14:textId="6BA218D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7F6AFCF0" w14:textId="6885F8E6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6AA712F" wp14:editId="614D874F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BFBF5E" w14:textId="0E4972B4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C22ED8" wp14:editId="1C0C92D2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E9BF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382D2311" w14:textId="77777777" w:rsidTr="00A61C5F">
      <w:tc>
        <w:tcPr>
          <w:tcW w:w="5228" w:type="dxa"/>
          <w:vAlign w:val="bottom"/>
        </w:tcPr>
        <w:p w14:paraId="735D2AFC" w14:textId="62D94E95" w:rsidR="00D44E96" w:rsidRPr="00A61C5F" w:rsidRDefault="0028022F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04F2F273" w14:textId="4AB7EB72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9D3574B" w14:textId="77777777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C3915AA" w14:textId="6C51666D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4BDCD498" w14:textId="27F5864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584708E5" w14:textId="63443CC9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1AD8139C" w14:textId="76A43E94" w:rsidR="00D44E96" w:rsidRPr="0069216B" w:rsidRDefault="00785CAF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EE51B4" wp14:editId="22C56179">
              <wp:simplePos x="0" y="0"/>
              <wp:positionH relativeFrom="page">
                <wp:posOffset>756920</wp:posOffset>
              </wp:positionH>
              <wp:positionV relativeFrom="paragraph">
                <wp:posOffset>-1394460</wp:posOffset>
              </wp:positionV>
              <wp:extent cx="7113270" cy="18364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270" cy="18364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3A2EA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6" o:spid="_x0000_s1026" type="#_x0000_t5" style="position:absolute;margin-left:59.6pt;margin-top:-109.8pt;width:560.1pt;height:144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4C5BF2" wp14:editId="3066900F">
              <wp:simplePos x="0" y="0"/>
              <wp:positionH relativeFrom="page">
                <wp:posOffset>9525</wp:posOffset>
              </wp:positionH>
              <wp:positionV relativeFrom="paragraph">
                <wp:posOffset>-1087755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EBD15D" id="Triangle 7" o:spid="_x0000_s1026" type="#_x0000_t5" style="position:absolute;margin-left:.75pt;margin-top:-85.65pt;width:449.4pt;height:120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" adj="0" fillcolor="#c20000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EC35" w14:textId="77777777" w:rsidR="008E1C7C" w:rsidRDefault="008E1C7C" w:rsidP="007D1921">
      <w:r>
        <w:separator/>
      </w:r>
    </w:p>
  </w:footnote>
  <w:footnote w:type="continuationSeparator" w:id="0">
    <w:p w14:paraId="00CD0289" w14:textId="77777777" w:rsidR="008E1C7C" w:rsidRDefault="008E1C7C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33C83ADF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7AAA26F9" w14:textId="3293D0C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CA61E48" w14:textId="6BBDDC54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0AC7F32A" w14:textId="751EA70E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2D6649BB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0B815DE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12BCF73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8C23489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51BE162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9507235" w14:textId="4554949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9A23E5A" wp14:editId="503EBCB0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2E3A27E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1D99C68" wp14:editId="64520DE8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0819C22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5F3A27F6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436E85C8" w14:textId="77777777" w:rsidR="00B83902" w:rsidRDefault="00B8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23FA55B" w14:textId="77777777" w:rsidTr="000964C1">
      <w:trPr>
        <w:trHeight w:val="1087"/>
      </w:trPr>
      <w:tc>
        <w:tcPr>
          <w:tcW w:w="1980" w:type="dxa"/>
          <w:hideMark/>
        </w:tcPr>
        <w:p w14:paraId="4A5BB8B2" w14:textId="302C2E58" w:rsidR="000964C1" w:rsidRDefault="004108C6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2" w:name="_Hlk118357222"/>
          <w:bookmarkStart w:id="3" w:name="_Hlk118357223"/>
          <w:r>
            <w:rPr>
              <w:noProof/>
            </w:rPr>
            <w:drawing>
              <wp:inline distT="0" distB="0" distL="0" distR="0" wp14:anchorId="29FAA4D6" wp14:editId="0F92686F">
                <wp:extent cx="1009650" cy="1027520"/>
                <wp:effectExtent l="0" t="0" r="0" b="1270"/>
                <wp:docPr id="74" name="Picture 7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  <w:hideMark/>
        </w:tcPr>
        <w:p w14:paraId="3BC952AB" w14:textId="1BB106EC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015238DA" wp14:editId="33108452">
                <wp:extent cx="1152525" cy="771525"/>
                <wp:effectExtent l="0" t="0" r="9525" b="952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  <w:hideMark/>
        </w:tcPr>
        <w:p w14:paraId="35752C6F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B366EA5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  <w:bookmarkEnd w:id="2"/>
    <w:bookmarkEnd w:id="3"/>
  </w:tbl>
  <w:p w14:paraId="4C6D93F1" w14:textId="5F9F74E4" w:rsidR="00B04691" w:rsidRPr="000964C1" w:rsidRDefault="00B04691" w:rsidP="00410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2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3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4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995BD0"/>
    <w:multiLevelType w:val="hybridMultilevel"/>
    <w:tmpl w:val="510CBFD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713172">
    <w:abstractNumId w:val="3"/>
  </w:num>
  <w:num w:numId="2" w16cid:durableId="1148866709">
    <w:abstractNumId w:val="19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17"/>
  </w:num>
  <w:num w:numId="6" w16cid:durableId="426584550">
    <w:abstractNumId w:val="20"/>
  </w:num>
  <w:num w:numId="7" w16cid:durableId="657225082">
    <w:abstractNumId w:val="18"/>
  </w:num>
  <w:num w:numId="8" w16cid:durableId="1420101987">
    <w:abstractNumId w:val="16"/>
  </w:num>
  <w:num w:numId="9" w16cid:durableId="865752680">
    <w:abstractNumId w:val="1"/>
  </w:num>
  <w:num w:numId="10" w16cid:durableId="1206680770">
    <w:abstractNumId w:val="11"/>
  </w:num>
  <w:num w:numId="11" w16cid:durableId="816340377">
    <w:abstractNumId w:val="13"/>
  </w:num>
  <w:num w:numId="12" w16cid:durableId="480510090">
    <w:abstractNumId w:val="14"/>
  </w:num>
  <w:num w:numId="13" w16cid:durableId="1195271131">
    <w:abstractNumId w:val="0"/>
  </w:num>
  <w:num w:numId="14" w16cid:durableId="1705984412">
    <w:abstractNumId w:val="9"/>
  </w:num>
  <w:num w:numId="15" w16cid:durableId="1819221004">
    <w:abstractNumId w:val="8"/>
  </w:num>
  <w:num w:numId="16" w16cid:durableId="1990208163">
    <w:abstractNumId w:val="15"/>
  </w:num>
  <w:num w:numId="17" w16cid:durableId="1001658497">
    <w:abstractNumId w:val="12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0"/>
  </w:num>
  <w:num w:numId="21" w16cid:durableId="818882788">
    <w:abstractNumId w:val="6"/>
  </w:num>
  <w:num w:numId="22" w16cid:durableId="108286234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s pc">
    <w15:presenceInfo w15:providerId="None" w15:userId="This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1A85"/>
    <w:rsid w:val="00004F7F"/>
    <w:rsid w:val="00007C51"/>
    <w:rsid w:val="00010F3B"/>
    <w:rsid w:val="00011262"/>
    <w:rsid w:val="00011E64"/>
    <w:rsid w:val="00015D97"/>
    <w:rsid w:val="0002042B"/>
    <w:rsid w:val="00022DFD"/>
    <w:rsid w:val="0003034D"/>
    <w:rsid w:val="00040C85"/>
    <w:rsid w:val="00053A61"/>
    <w:rsid w:val="00055575"/>
    <w:rsid w:val="00057A96"/>
    <w:rsid w:val="000604B1"/>
    <w:rsid w:val="00061365"/>
    <w:rsid w:val="00063640"/>
    <w:rsid w:val="000671A4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B1D3E"/>
    <w:rsid w:val="000B5736"/>
    <w:rsid w:val="000C02D7"/>
    <w:rsid w:val="000C1B6B"/>
    <w:rsid w:val="000D11E9"/>
    <w:rsid w:val="000D53E3"/>
    <w:rsid w:val="000F5673"/>
    <w:rsid w:val="000F5B10"/>
    <w:rsid w:val="001010D1"/>
    <w:rsid w:val="0010350E"/>
    <w:rsid w:val="0010449D"/>
    <w:rsid w:val="00105A84"/>
    <w:rsid w:val="00106100"/>
    <w:rsid w:val="0010726E"/>
    <w:rsid w:val="00107807"/>
    <w:rsid w:val="001104A8"/>
    <w:rsid w:val="00110C32"/>
    <w:rsid w:val="00110D64"/>
    <w:rsid w:val="00110DB6"/>
    <w:rsid w:val="00112AFA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0962"/>
    <w:rsid w:val="00143A27"/>
    <w:rsid w:val="00143EB4"/>
    <w:rsid w:val="00146D26"/>
    <w:rsid w:val="00147FDF"/>
    <w:rsid w:val="001502AE"/>
    <w:rsid w:val="0016054A"/>
    <w:rsid w:val="0016197E"/>
    <w:rsid w:val="00167942"/>
    <w:rsid w:val="00167DE1"/>
    <w:rsid w:val="00170FD8"/>
    <w:rsid w:val="0017783A"/>
    <w:rsid w:val="00194EF2"/>
    <w:rsid w:val="00197A1F"/>
    <w:rsid w:val="001A43B2"/>
    <w:rsid w:val="001B2CFB"/>
    <w:rsid w:val="001B3C09"/>
    <w:rsid w:val="001B4B75"/>
    <w:rsid w:val="001B5A43"/>
    <w:rsid w:val="001B6003"/>
    <w:rsid w:val="001C2BAF"/>
    <w:rsid w:val="001C3A68"/>
    <w:rsid w:val="001D7D2D"/>
    <w:rsid w:val="001E1B78"/>
    <w:rsid w:val="001E298B"/>
    <w:rsid w:val="001E3272"/>
    <w:rsid w:val="001F1710"/>
    <w:rsid w:val="001F1D8D"/>
    <w:rsid w:val="001F2B03"/>
    <w:rsid w:val="001F498F"/>
    <w:rsid w:val="001F7069"/>
    <w:rsid w:val="001F7A1F"/>
    <w:rsid w:val="0020091D"/>
    <w:rsid w:val="00203EA0"/>
    <w:rsid w:val="00206E28"/>
    <w:rsid w:val="002109C4"/>
    <w:rsid w:val="00220313"/>
    <w:rsid w:val="00224FE6"/>
    <w:rsid w:val="002500F0"/>
    <w:rsid w:val="0025017B"/>
    <w:rsid w:val="00250F58"/>
    <w:rsid w:val="00261C39"/>
    <w:rsid w:val="00263665"/>
    <w:rsid w:val="00266994"/>
    <w:rsid w:val="00266E95"/>
    <w:rsid w:val="00274A07"/>
    <w:rsid w:val="0028022F"/>
    <w:rsid w:val="00280C51"/>
    <w:rsid w:val="002871B1"/>
    <w:rsid w:val="0029116C"/>
    <w:rsid w:val="00292E8F"/>
    <w:rsid w:val="00294C92"/>
    <w:rsid w:val="002977D6"/>
    <w:rsid w:val="002A00F3"/>
    <w:rsid w:val="002A23A3"/>
    <w:rsid w:val="002A6546"/>
    <w:rsid w:val="002A77A4"/>
    <w:rsid w:val="002B2835"/>
    <w:rsid w:val="002B5FC8"/>
    <w:rsid w:val="002C4A0E"/>
    <w:rsid w:val="002D1C76"/>
    <w:rsid w:val="002E4E0F"/>
    <w:rsid w:val="002F0BDA"/>
    <w:rsid w:val="002F1DD1"/>
    <w:rsid w:val="002F5F2A"/>
    <w:rsid w:val="00312578"/>
    <w:rsid w:val="00313625"/>
    <w:rsid w:val="003160B5"/>
    <w:rsid w:val="00316624"/>
    <w:rsid w:val="003168CA"/>
    <w:rsid w:val="00316F63"/>
    <w:rsid w:val="003273B2"/>
    <w:rsid w:val="00331E4E"/>
    <w:rsid w:val="00334338"/>
    <w:rsid w:val="0033474C"/>
    <w:rsid w:val="00334F18"/>
    <w:rsid w:val="00342A60"/>
    <w:rsid w:val="00345B97"/>
    <w:rsid w:val="00350C9B"/>
    <w:rsid w:val="00360410"/>
    <w:rsid w:val="0036445A"/>
    <w:rsid w:val="00365C51"/>
    <w:rsid w:val="0038265B"/>
    <w:rsid w:val="00383D82"/>
    <w:rsid w:val="00383E0D"/>
    <w:rsid w:val="00392762"/>
    <w:rsid w:val="0039357B"/>
    <w:rsid w:val="003A03A3"/>
    <w:rsid w:val="003A05AA"/>
    <w:rsid w:val="003A09EB"/>
    <w:rsid w:val="003A32DB"/>
    <w:rsid w:val="003A3508"/>
    <w:rsid w:val="003B2B9F"/>
    <w:rsid w:val="003B4523"/>
    <w:rsid w:val="003C2149"/>
    <w:rsid w:val="003C62A6"/>
    <w:rsid w:val="003C65D3"/>
    <w:rsid w:val="003D092B"/>
    <w:rsid w:val="003D361A"/>
    <w:rsid w:val="003D5B22"/>
    <w:rsid w:val="003E3070"/>
    <w:rsid w:val="003E67FB"/>
    <w:rsid w:val="003F0C23"/>
    <w:rsid w:val="003F3A07"/>
    <w:rsid w:val="003F7E5A"/>
    <w:rsid w:val="00405095"/>
    <w:rsid w:val="004108C6"/>
    <w:rsid w:val="00411719"/>
    <w:rsid w:val="0042725E"/>
    <w:rsid w:val="0042737B"/>
    <w:rsid w:val="004304B8"/>
    <w:rsid w:val="00432034"/>
    <w:rsid w:val="00435153"/>
    <w:rsid w:val="0043557B"/>
    <w:rsid w:val="004364D7"/>
    <w:rsid w:val="0044083D"/>
    <w:rsid w:val="00445502"/>
    <w:rsid w:val="00447B1C"/>
    <w:rsid w:val="00450DB8"/>
    <w:rsid w:val="004572F4"/>
    <w:rsid w:val="004750E5"/>
    <w:rsid w:val="004773FF"/>
    <w:rsid w:val="00481C92"/>
    <w:rsid w:val="00483551"/>
    <w:rsid w:val="004908A5"/>
    <w:rsid w:val="004928AB"/>
    <w:rsid w:val="00492F7C"/>
    <w:rsid w:val="00494A4A"/>
    <w:rsid w:val="00495AD4"/>
    <w:rsid w:val="004961EE"/>
    <w:rsid w:val="00497E00"/>
    <w:rsid w:val="004A0C84"/>
    <w:rsid w:val="004A17EB"/>
    <w:rsid w:val="004A1F9F"/>
    <w:rsid w:val="004A599E"/>
    <w:rsid w:val="004B14F2"/>
    <w:rsid w:val="004B19CA"/>
    <w:rsid w:val="004B4E5E"/>
    <w:rsid w:val="004B6523"/>
    <w:rsid w:val="004B7390"/>
    <w:rsid w:val="004C03C6"/>
    <w:rsid w:val="004D4852"/>
    <w:rsid w:val="004E24E2"/>
    <w:rsid w:val="004E31A2"/>
    <w:rsid w:val="004E3739"/>
    <w:rsid w:val="004E5BAF"/>
    <w:rsid w:val="004E6608"/>
    <w:rsid w:val="004F0735"/>
    <w:rsid w:val="004F612F"/>
    <w:rsid w:val="004F63B1"/>
    <w:rsid w:val="00501F18"/>
    <w:rsid w:val="00502ACE"/>
    <w:rsid w:val="00503560"/>
    <w:rsid w:val="00506646"/>
    <w:rsid w:val="005103D6"/>
    <w:rsid w:val="00517F86"/>
    <w:rsid w:val="0052049F"/>
    <w:rsid w:val="00521F93"/>
    <w:rsid w:val="00537088"/>
    <w:rsid w:val="00543B38"/>
    <w:rsid w:val="00544F58"/>
    <w:rsid w:val="00550BD5"/>
    <w:rsid w:val="00551C86"/>
    <w:rsid w:val="00554070"/>
    <w:rsid w:val="005542D2"/>
    <w:rsid w:val="00557DEB"/>
    <w:rsid w:val="005607D0"/>
    <w:rsid w:val="00563418"/>
    <w:rsid w:val="005700E1"/>
    <w:rsid w:val="00574CF4"/>
    <w:rsid w:val="00580BA0"/>
    <w:rsid w:val="00583126"/>
    <w:rsid w:val="00584D71"/>
    <w:rsid w:val="00585C07"/>
    <w:rsid w:val="005874F7"/>
    <w:rsid w:val="00590B0A"/>
    <w:rsid w:val="00596960"/>
    <w:rsid w:val="005A0022"/>
    <w:rsid w:val="005A2944"/>
    <w:rsid w:val="005A5995"/>
    <w:rsid w:val="005A666B"/>
    <w:rsid w:val="005B7475"/>
    <w:rsid w:val="005C28CB"/>
    <w:rsid w:val="005C640B"/>
    <w:rsid w:val="005D0F77"/>
    <w:rsid w:val="005D7F29"/>
    <w:rsid w:val="005E129D"/>
    <w:rsid w:val="005E1958"/>
    <w:rsid w:val="005E4449"/>
    <w:rsid w:val="005E4C1A"/>
    <w:rsid w:val="005E62B5"/>
    <w:rsid w:val="005E7EAC"/>
    <w:rsid w:val="005F2B36"/>
    <w:rsid w:val="005F44C2"/>
    <w:rsid w:val="005F769F"/>
    <w:rsid w:val="00603A9E"/>
    <w:rsid w:val="00611AC5"/>
    <w:rsid w:val="00612FFF"/>
    <w:rsid w:val="00613558"/>
    <w:rsid w:val="0061493D"/>
    <w:rsid w:val="006152D7"/>
    <w:rsid w:val="00615862"/>
    <w:rsid w:val="006206A6"/>
    <w:rsid w:val="00624C5A"/>
    <w:rsid w:val="0063223C"/>
    <w:rsid w:val="0063741A"/>
    <w:rsid w:val="00646FBD"/>
    <w:rsid w:val="00655FF8"/>
    <w:rsid w:val="006569FB"/>
    <w:rsid w:val="00656A34"/>
    <w:rsid w:val="00657D8D"/>
    <w:rsid w:val="0066181D"/>
    <w:rsid w:val="00661B70"/>
    <w:rsid w:val="00671A7D"/>
    <w:rsid w:val="00674CEC"/>
    <w:rsid w:val="00680C1C"/>
    <w:rsid w:val="00681888"/>
    <w:rsid w:val="006912E1"/>
    <w:rsid w:val="0069216B"/>
    <w:rsid w:val="006925C0"/>
    <w:rsid w:val="006950D5"/>
    <w:rsid w:val="006A050D"/>
    <w:rsid w:val="006A1455"/>
    <w:rsid w:val="006A50CC"/>
    <w:rsid w:val="006A69C7"/>
    <w:rsid w:val="006B16FB"/>
    <w:rsid w:val="006B3AB0"/>
    <w:rsid w:val="006B56D5"/>
    <w:rsid w:val="006C164F"/>
    <w:rsid w:val="006C39A7"/>
    <w:rsid w:val="006C46B1"/>
    <w:rsid w:val="006D2A5F"/>
    <w:rsid w:val="006D48EE"/>
    <w:rsid w:val="006E244B"/>
    <w:rsid w:val="006E441F"/>
    <w:rsid w:val="006E58D2"/>
    <w:rsid w:val="006F6199"/>
    <w:rsid w:val="00703A8B"/>
    <w:rsid w:val="00705675"/>
    <w:rsid w:val="00706129"/>
    <w:rsid w:val="0070751B"/>
    <w:rsid w:val="007114B7"/>
    <w:rsid w:val="00712712"/>
    <w:rsid w:val="007159A4"/>
    <w:rsid w:val="00720C93"/>
    <w:rsid w:val="007237BA"/>
    <w:rsid w:val="007249EF"/>
    <w:rsid w:val="00727F60"/>
    <w:rsid w:val="00730976"/>
    <w:rsid w:val="00731A4C"/>
    <w:rsid w:val="007362FD"/>
    <w:rsid w:val="00750DFA"/>
    <w:rsid w:val="00761659"/>
    <w:rsid w:val="00765C82"/>
    <w:rsid w:val="00773602"/>
    <w:rsid w:val="00775B41"/>
    <w:rsid w:val="00777770"/>
    <w:rsid w:val="00781FBD"/>
    <w:rsid w:val="00785CAF"/>
    <w:rsid w:val="007958A2"/>
    <w:rsid w:val="0079659B"/>
    <w:rsid w:val="007A6831"/>
    <w:rsid w:val="007A773E"/>
    <w:rsid w:val="007B66D3"/>
    <w:rsid w:val="007B6A4D"/>
    <w:rsid w:val="007C3CA8"/>
    <w:rsid w:val="007C4111"/>
    <w:rsid w:val="007C7A47"/>
    <w:rsid w:val="007D11D8"/>
    <w:rsid w:val="007D1921"/>
    <w:rsid w:val="007D4C30"/>
    <w:rsid w:val="007E2AAF"/>
    <w:rsid w:val="007F5429"/>
    <w:rsid w:val="0080530F"/>
    <w:rsid w:val="00807613"/>
    <w:rsid w:val="0081381E"/>
    <w:rsid w:val="00814143"/>
    <w:rsid w:val="0081668F"/>
    <w:rsid w:val="00821C1C"/>
    <w:rsid w:val="00825E41"/>
    <w:rsid w:val="00827055"/>
    <w:rsid w:val="00835075"/>
    <w:rsid w:val="00836C95"/>
    <w:rsid w:val="00844F23"/>
    <w:rsid w:val="0085282D"/>
    <w:rsid w:val="00854A3A"/>
    <w:rsid w:val="0085693B"/>
    <w:rsid w:val="008624E5"/>
    <w:rsid w:val="008644B4"/>
    <w:rsid w:val="00866BB5"/>
    <w:rsid w:val="00870188"/>
    <w:rsid w:val="00892E5C"/>
    <w:rsid w:val="008941FF"/>
    <w:rsid w:val="008943A8"/>
    <w:rsid w:val="00897FA7"/>
    <w:rsid w:val="008A01ED"/>
    <w:rsid w:val="008A34E0"/>
    <w:rsid w:val="008A532D"/>
    <w:rsid w:val="008A597D"/>
    <w:rsid w:val="008B7D35"/>
    <w:rsid w:val="008C741D"/>
    <w:rsid w:val="008E1C7C"/>
    <w:rsid w:val="008F03A8"/>
    <w:rsid w:val="008F0567"/>
    <w:rsid w:val="008F14E7"/>
    <w:rsid w:val="008F7953"/>
    <w:rsid w:val="00903042"/>
    <w:rsid w:val="00904A26"/>
    <w:rsid w:val="009358B0"/>
    <w:rsid w:val="0094761B"/>
    <w:rsid w:val="00964711"/>
    <w:rsid w:val="00965F85"/>
    <w:rsid w:val="00970386"/>
    <w:rsid w:val="009711C9"/>
    <w:rsid w:val="00971C8E"/>
    <w:rsid w:val="00994608"/>
    <w:rsid w:val="00994A39"/>
    <w:rsid w:val="00996910"/>
    <w:rsid w:val="009A29CB"/>
    <w:rsid w:val="009B0334"/>
    <w:rsid w:val="009C3DD3"/>
    <w:rsid w:val="009C3EDA"/>
    <w:rsid w:val="009C61C9"/>
    <w:rsid w:val="009C6940"/>
    <w:rsid w:val="009D0BD4"/>
    <w:rsid w:val="009D0FC8"/>
    <w:rsid w:val="009D1BC5"/>
    <w:rsid w:val="009D1FBB"/>
    <w:rsid w:val="009D2890"/>
    <w:rsid w:val="009D73B1"/>
    <w:rsid w:val="009D73C7"/>
    <w:rsid w:val="009E1433"/>
    <w:rsid w:val="009F3F03"/>
    <w:rsid w:val="00A01F21"/>
    <w:rsid w:val="00A06A1D"/>
    <w:rsid w:val="00A06B59"/>
    <w:rsid w:val="00A12763"/>
    <w:rsid w:val="00A17B76"/>
    <w:rsid w:val="00A207D0"/>
    <w:rsid w:val="00A21674"/>
    <w:rsid w:val="00A32587"/>
    <w:rsid w:val="00A3628A"/>
    <w:rsid w:val="00A42030"/>
    <w:rsid w:val="00A51624"/>
    <w:rsid w:val="00A57DCC"/>
    <w:rsid w:val="00A61B86"/>
    <w:rsid w:val="00A61C5F"/>
    <w:rsid w:val="00A7100B"/>
    <w:rsid w:val="00A723C3"/>
    <w:rsid w:val="00A74219"/>
    <w:rsid w:val="00A97DE8"/>
    <w:rsid w:val="00AA30B6"/>
    <w:rsid w:val="00AA3A2D"/>
    <w:rsid w:val="00AA4B98"/>
    <w:rsid w:val="00AA7D47"/>
    <w:rsid w:val="00AB04AA"/>
    <w:rsid w:val="00AB1F31"/>
    <w:rsid w:val="00AB2868"/>
    <w:rsid w:val="00AC0D86"/>
    <w:rsid w:val="00AC1123"/>
    <w:rsid w:val="00AC50F0"/>
    <w:rsid w:val="00AC5F8E"/>
    <w:rsid w:val="00AC7B21"/>
    <w:rsid w:val="00AD459E"/>
    <w:rsid w:val="00AD5319"/>
    <w:rsid w:val="00AD72E0"/>
    <w:rsid w:val="00AE006B"/>
    <w:rsid w:val="00AE66B9"/>
    <w:rsid w:val="00AF4BC8"/>
    <w:rsid w:val="00B011EB"/>
    <w:rsid w:val="00B03372"/>
    <w:rsid w:val="00B04691"/>
    <w:rsid w:val="00B0702A"/>
    <w:rsid w:val="00B12A4F"/>
    <w:rsid w:val="00B13526"/>
    <w:rsid w:val="00B138A7"/>
    <w:rsid w:val="00B142B9"/>
    <w:rsid w:val="00B1469B"/>
    <w:rsid w:val="00B15471"/>
    <w:rsid w:val="00B15E01"/>
    <w:rsid w:val="00B15FA9"/>
    <w:rsid w:val="00B1748C"/>
    <w:rsid w:val="00B20BDA"/>
    <w:rsid w:val="00B2243F"/>
    <w:rsid w:val="00B2753F"/>
    <w:rsid w:val="00B31A0D"/>
    <w:rsid w:val="00B329A1"/>
    <w:rsid w:val="00B33F20"/>
    <w:rsid w:val="00B34BAA"/>
    <w:rsid w:val="00B40A84"/>
    <w:rsid w:val="00B43C46"/>
    <w:rsid w:val="00B43DC1"/>
    <w:rsid w:val="00B55DA0"/>
    <w:rsid w:val="00B56EE0"/>
    <w:rsid w:val="00B63C4A"/>
    <w:rsid w:val="00B64DCA"/>
    <w:rsid w:val="00B662CF"/>
    <w:rsid w:val="00B67AA6"/>
    <w:rsid w:val="00B75CF7"/>
    <w:rsid w:val="00B7613D"/>
    <w:rsid w:val="00B8255D"/>
    <w:rsid w:val="00B831AB"/>
    <w:rsid w:val="00B83902"/>
    <w:rsid w:val="00B83EED"/>
    <w:rsid w:val="00B87CD4"/>
    <w:rsid w:val="00B90AA6"/>
    <w:rsid w:val="00B95E24"/>
    <w:rsid w:val="00B966D5"/>
    <w:rsid w:val="00BA1D24"/>
    <w:rsid w:val="00BA3FD7"/>
    <w:rsid w:val="00BA5DA4"/>
    <w:rsid w:val="00BB6C51"/>
    <w:rsid w:val="00BD3D57"/>
    <w:rsid w:val="00BD4DBF"/>
    <w:rsid w:val="00BD5FFC"/>
    <w:rsid w:val="00BE094A"/>
    <w:rsid w:val="00BE2EDB"/>
    <w:rsid w:val="00BE3001"/>
    <w:rsid w:val="00BF59FE"/>
    <w:rsid w:val="00BF6546"/>
    <w:rsid w:val="00C00243"/>
    <w:rsid w:val="00C04F08"/>
    <w:rsid w:val="00C07D52"/>
    <w:rsid w:val="00C137A4"/>
    <w:rsid w:val="00C13B24"/>
    <w:rsid w:val="00C27715"/>
    <w:rsid w:val="00C2788F"/>
    <w:rsid w:val="00C32F63"/>
    <w:rsid w:val="00C353B4"/>
    <w:rsid w:val="00C3642E"/>
    <w:rsid w:val="00C377EE"/>
    <w:rsid w:val="00C379A9"/>
    <w:rsid w:val="00C4397E"/>
    <w:rsid w:val="00C4476E"/>
    <w:rsid w:val="00C451D8"/>
    <w:rsid w:val="00C503A0"/>
    <w:rsid w:val="00C50890"/>
    <w:rsid w:val="00C543C4"/>
    <w:rsid w:val="00C6694B"/>
    <w:rsid w:val="00C67FE3"/>
    <w:rsid w:val="00C711EE"/>
    <w:rsid w:val="00C72774"/>
    <w:rsid w:val="00C75E2F"/>
    <w:rsid w:val="00C82315"/>
    <w:rsid w:val="00C82D1D"/>
    <w:rsid w:val="00C878DD"/>
    <w:rsid w:val="00C9182B"/>
    <w:rsid w:val="00C94988"/>
    <w:rsid w:val="00CA0296"/>
    <w:rsid w:val="00CA36DF"/>
    <w:rsid w:val="00CA6A3B"/>
    <w:rsid w:val="00CB0F15"/>
    <w:rsid w:val="00CB484E"/>
    <w:rsid w:val="00CC2DAE"/>
    <w:rsid w:val="00CC38B5"/>
    <w:rsid w:val="00CC3D81"/>
    <w:rsid w:val="00CF3792"/>
    <w:rsid w:val="00CF73CE"/>
    <w:rsid w:val="00D01BA7"/>
    <w:rsid w:val="00D02FF7"/>
    <w:rsid w:val="00D07302"/>
    <w:rsid w:val="00D103AD"/>
    <w:rsid w:val="00D13D51"/>
    <w:rsid w:val="00D22011"/>
    <w:rsid w:val="00D240D5"/>
    <w:rsid w:val="00D24CB6"/>
    <w:rsid w:val="00D311B0"/>
    <w:rsid w:val="00D4079C"/>
    <w:rsid w:val="00D40A5B"/>
    <w:rsid w:val="00D41253"/>
    <w:rsid w:val="00D43E3B"/>
    <w:rsid w:val="00D44D9A"/>
    <w:rsid w:val="00D44E96"/>
    <w:rsid w:val="00D45ABF"/>
    <w:rsid w:val="00D5023C"/>
    <w:rsid w:val="00D5144C"/>
    <w:rsid w:val="00D523D8"/>
    <w:rsid w:val="00D61954"/>
    <w:rsid w:val="00D62824"/>
    <w:rsid w:val="00D628AB"/>
    <w:rsid w:val="00D652F2"/>
    <w:rsid w:val="00D749E4"/>
    <w:rsid w:val="00D83825"/>
    <w:rsid w:val="00D83FD8"/>
    <w:rsid w:val="00D86063"/>
    <w:rsid w:val="00D9181F"/>
    <w:rsid w:val="00D936D4"/>
    <w:rsid w:val="00D9654F"/>
    <w:rsid w:val="00D96970"/>
    <w:rsid w:val="00D96A85"/>
    <w:rsid w:val="00DA4DE5"/>
    <w:rsid w:val="00DA5075"/>
    <w:rsid w:val="00DA7C2A"/>
    <w:rsid w:val="00DB41E8"/>
    <w:rsid w:val="00DC0C4C"/>
    <w:rsid w:val="00DC6FC9"/>
    <w:rsid w:val="00DC793D"/>
    <w:rsid w:val="00DC7C4C"/>
    <w:rsid w:val="00DD5914"/>
    <w:rsid w:val="00DF3D81"/>
    <w:rsid w:val="00DF6F87"/>
    <w:rsid w:val="00E0107E"/>
    <w:rsid w:val="00E06B1A"/>
    <w:rsid w:val="00E17C3A"/>
    <w:rsid w:val="00E21D06"/>
    <w:rsid w:val="00E2414D"/>
    <w:rsid w:val="00E33462"/>
    <w:rsid w:val="00E367B9"/>
    <w:rsid w:val="00E3718C"/>
    <w:rsid w:val="00E44D69"/>
    <w:rsid w:val="00E634E8"/>
    <w:rsid w:val="00E6424A"/>
    <w:rsid w:val="00E77372"/>
    <w:rsid w:val="00E8126D"/>
    <w:rsid w:val="00E85211"/>
    <w:rsid w:val="00E9128C"/>
    <w:rsid w:val="00E9259B"/>
    <w:rsid w:val="00EA1F26"/>
    <w:rsid w:val="00EA32D9"/>
    <w:rsid w:val="00EA629C"/>
    <w:rsid w:val="00EA6C6F"/>
    <w:rsid w:val="00EB4AF2"/>
    <w:rsid w:val="00EB55BF"/>
    <w:rsid w:val="00EB68A9"/>
    <w:rsid w:val="00EC517D"/>
    <w:rsid w:val="00ED005C"/>
    <w:rsid w:val="00ED0BB3"/>
    <w:rsid w:val="00ED116A"/>
    <w:rsid w:val="00ED19D4"/>
    <w:rsid w:val="00ED336F"/>
    <w:rsid w:val="00ED700A"/>
    <w:rsid w:val="00EE4883"/>
    <w:rsid w:val="00EE6DD7"/>
    <w:rsid w:val="00EF0C93"/>
    <w:rsid w:val="00F006D9"/>
    <w:rsid w:val="00F0118B"/>
    <w:rsid w:val="00F0697B"/>
    <w:rsid w:val="00F07EA9"/>
    <w:rsid w:val="00F126D9"/>
    <w:rsid w:val="00F15606"/>
    <w:rsid w:val="00F22A10"/>
    <w:rsid w:val="00F344E0"/>
    <w:rsid w:val="00F352A2"/>
    <w:rsid w:val="00F3745A"/>
    <w:rsid w:val="00F3762F"/>
    <w:rsid w:val="00F43BF5"/>
    <w:rsid w:val="00F54646"/>
    <w:rsid w:val="00F630C0"/>
    <w:rsid w:val="00F65CE3"/>
    <w:rsid w:val="00F6798A"/>
    <w:rsid w:val="00F719D9"/>
    <w:rsid w:val="00F73D55"/>
    <w:rsid w:val="00F773C0"/>
    <w:rsid w:val="00F77DB9"/>
    <w:rsid w:val="00F85C8A"/>
    <w:rsid w:val="00F86952"/>
    <w:rsid w:val="00F91424"/>
    <w:rsid w:val="00F93183"/>
    <w:rsid w:val="00F948F2"/>
    <w:rsid w:val="00F97D63"/>
    <w:rsid w:val="00FA3BB1"/>
    <w:rsid w:val="00FA735F"/>
    <w:rsid w:val="00FA788E"/>
    <w:rsid w:val="00FB5917"/>
    <w:rsid w:val="00FC5E8A"/>
    <w:rsid w:val="00FD39C1"/>
    <w:rsid w:val="00FD6566"/>
    <w:rsid w:val="00FE047C"/>
    <w:rsid w:val="00FE203D"/>
    <w:rsid w:val="00FE408E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13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8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8A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8A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GSSG</cp:lastModifiedBy>
  <cp:revision>312</cp:revision>
  <cp:lastPrinted>2026-04-06T08:14:00Z</cp:lastPrinted>
  <dcterms:created xsi:type="dcterms:W3CDTF">2022-05-26T08:43:00Z</dcterms:created>
  <dcterms:modified xsi:type="dcterms:W3CDTF">2026-04-21T09:25:00Z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