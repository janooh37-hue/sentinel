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0FAB6" w14:textId="75E529C0" w:rsidR="002871B1" w:rsidRPr="00261C39" w:rsidDel="00B138A7" w:rsidRDefault="002871B1" w:rsidP="00261C39">
      <w:pPr>
        <w:bidi/>
        <w:rPr>
          <w:del w:id="0" w:author="This pc" w:date="2024-10-06T13:32:00Z" w16du:dateUtc="2024-10-06T09:32:00Z"/>
          <w:rFonts w:cstheme="minorHAnsi"/>
          <w:bCs/>
          <w:sz w:val="2"/>
          <w:szCs w:val="2"/>
        </w:rPr>
      </w:pPr>
    </w:p>
    <w:p w14:paraId="34305919" w14:textId="737F9200" w:rsidR="002871B1" w:rsidRPr="00261C39" w:rsidDel="00B138A7" w:rsidRDefault="002871B1" w:rsidP="002871B1">
      <w:pPr>
        <w:pStyle w:val="ListParagraph"/>
        <w:bidi/>
        <w:rPr>
          <w:del w:id="1" w:author="This pc" w:date="2024-10-06T13:32:00Z" w16du:dateUtc="2024-10-06T09:32:00Z"/>
          <w:rFonts w:cstheme="minorHAnsi"/>
          <w:bCs/>
          <w:sz w:val="8"/>
          <w:szCs w:val="8"/>
        </w:rPr>
      </w:pPr>
    </w:p>
    <w:tbl>
      <w:tblPr>
        <w:tblStyle w:val="TableGrid"/>
        <w:bidiVisual/>
        <w:tblW w:w="0" w:type="auto"/>
        <w:tblInd w:w="113" w:type="dxa"/>
        <w:tblLook w:val="04A0" w:firstRow="1" w:lastRow="0" w:firstColumn="1" w:lastColumn="0" w:noHBand="0" w:noVBand="1"/>
      </w:tblPr>
      <w:tblGrid>
        <w:gridCol w:w="2880"/>
        <w:gridCol w:w="2508"/>
        <w:gridCol w:w="1560"/>
        <w:gridCol w:w="3395"/>
      </w:tblGrid>
      <w:tr w:rsidR="000C02D7" w14:paraId="4E95084E" w14:textId="77777777" w:rsidTr="00A06B59">
        <w:tc>
          <w:tcPr>
            <w:tcW w:w="10343" w:type="dxa"/>
            <w:gridSpan w:val="4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C00000"/>
          </w:tcPr>
          <w:p w14:paraId="712FB739" w14:textId="43DBD4BC" w:rsidR="000C02D7" w:rsidRPr="003B2B9F" w:rsidRDefault="00904A26" w:rsidP="003B2B9F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4"/>
                <w:szCs w:val="24"/>
                <w:rtl/>
              </w:rPr>
            </w:pPr>
            <w:r>
              <w:rPr>
                <w:rFonts w:cstheme="minorHAnsi" w:hint="cs"/>
                <w:bCs/>
                <w:sz w:val="32"/>
                <w:szCs w:val="32"/>
                <w:rtl/>
              </w:rPr>
              <w:t>تصريح خروج</w:t>
            </w:r>
            <w:r w:rsidR="000C02D7" w:rsidRPr="00A06B59">
              <w:rPr>
                <w:rFonts w:cstheme="minorHAnsi" w:hint="cs"/>
                <w:bCs/>
                <w:sz w:val="32"/>
                <w:szCs w:val="32"/>
                <w:rtl/>
              </w:rPr>
              <w:t xml:space="preserve"> </w:t>
            </w:r>
          </w:p>
        </w:tc>
      </w:tr>
      <w:tr w:rsidR="000C02D7" w14:paraId="563933D9" w14:textId="77777777" w:rsidTr="00342A60">
        <w:tc>
          <w:tcPr>
            <w:tcW w:w="2880" w:type="dxa"/>
            <w:tcBorders>
              <w:top w:val="thinThickSmallGap" w:sz="24" w:space="0" w:color="auto"/>
              <w:left w:val="thinThickSmallGap" w:sz="24" w:space="0" w:color="auto"/>
            </w:tcBorders>
            <w:shd w:val="clear" w:color="auto" w:fill="8EAADB" w:themeFill="accent1" w:themeFillTint="99"/>
          </w:tcPr>
          <w:p w14:paraId="466C8941" w14:textId="796669C0" w:rsidR="000C02D7" w:rsidRPr="00C4397E" w:rsidRDefault="00C27715" w:rsidP="003B2B9F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>الرقم الوظيفي</w:t>
            </w:r>
          </w:p>
        </w:tc>
        <w:tc>
          <w:tcPr>
            <w:tcW w:w="2508" w:type="dxa"/>
            <w:tcBorders>
              <w:top w:val="thinThickSmallGap" w:sz="24" w:space="0" w:color="auto"/>
            </w:tcBorders>
            <w:shd w:val="clear" w:color="auto" w:fill="FFFFFF" w:themeFill="background1"/>
          </w:tcPr>
          <w:p w14:paraId="6E8FD187" w14:textId="739D33C8" w:rsidR="000C02D7" w:rsidRPr="00C4397E" w:rsidRDefault="00911A3B" w:rsidP="003B2B9F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x</w:t>
            </w:r>
          </w:p>
        </w:tc>
        <w:tc>
          <w:tcPr>
            <w:tcW w:w="1560" w:type="dxa"/>
            <w:tcBorders>
              <w:top w:val="thinThickSmallGap" w:sz="24" w:space="0" w:color="auto"/>
            </w:tcBorders>
            <w:shd w:val="clear" w:color="auto" w:fill="8EAADB" w:themeFill="accent1" w:themeFillTint="99"/>
          </w:tcPr>
          <w:p w14:paraId="1E661CEF" w14:textId="7C142D0F" w:rsidR="000C02D7" w:rsidRPr="00C4397E" w:rsidRDefault="00C27715" w:rsidP="003B2B9F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الإسم </w:t>
            </w:r>
          </w:p>
        </w:tc>
        <w:tc>
          <w:tcPr>
            <w:tcW w:w="3395" w:type="dxa"/>
            <w:tcBorders>
              <w:top w:val="thinThickSmallGap" w:sz="2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4E70BE16" w14:textId="70D87969" w:rsidR="000C02D7" w:rsidRPr="00C4397E" w:rsidRDefault="00911A3B" w:rsidP="003B2B9F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x</w:t>
            </w:r>
          </w:p>
        </w:tc>
      </w:tr>
      <w:tr w:rsidR="009F3F03" w14:paraId="491DD157" w14:textId="77777777" w:rsidTr="00342A60">
        <w:tc>
          <w:tcPr>
            <w:tcW w:w="2880" w:type="dxa"/>
            <w:tcBorders>
              <w:left w:val="thinThickSmallGap" w:sz="24" w:space="0" w:color="auto"/>
              <w:bottom w:val="thinThickSmallGap" w:sz="24" w:space="0" w:color="auto"/>
            </w:tcBorders>
            <w:shd w:val="clear" w:color="auto" w:fill="8EAADB" w:themeFill="accent1" w:themeFillTint="99"/>
          </w:tcPr>
          <w:p w14:paraId="1EB08741" w14:textId="63034483" w:rsidR="009F3F03" w:rsidRPr="00C4397E" w:rsidRDefault="009F3F03" w:rsidP="009F3F03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 w:rsidRPr="00C4397E">
              <w:rPr>
                <w:rFonts w:cstheme="minorHAnsi" w:hint="cs"/>
                <w:bCs/>
                <w:sz w:val="28"/>
                <w:szCs w:val="28"/>
                <w:rtl/>
              </w:rPr>
              <w:t>التاري</w:t>
            </w:r>
            <w:r w:rsidR="00A06B59">
              <w:rPr>
                <w:rFonts w:cstheme="minorHAnsi" w:hint="cs"/>
                <w:bCs/>
                <w:sz w:val="28"/>
                <w:szCs w:val="28"/>
                <w:rtl/>
              </w:rPr>
              <w:t>ـــــــــــــــــــــــــــــــــــــــــــــــــ</w:t>
            </w:r>
            <w:r w:rsidRPr="00C4397E">
              <w:rPr>
                <w:rFonts w:cstheme="minorHAnsi" w:hint="cs"/>
                <w:bCs/>
                <w:sz w:val="28"/>
                <w:szCs w:val="28"/>
                <w:rtl/>
              </w:rPr>
              <w:t xml:space="preserve">خ </w:t>
            </w:r>
          </w:p>
        </w:tc>
        <w:tc>
          <w:tcPr>
            <w:tcW w:w="2508" w:type="dxa"/>
            <w:tcBorders>
              <w:bottom w:val="thinThickSmallGap" w:sz="24" w:space="0" w:color="auto"/>
            </w:tcBorders>
            <w:shd w:val="clear" w:color="auto" w:fill="FFFFFF" w:themeFill="background1"/>
          </w:tcPr>
          <w:p w14:paraId="75418E5E" w14:textId="3BB6B7CB" w:rsidR="009F3F03" w:rsidRPr="00C4397E" w:rsidRDefault="00911A3B" w:rsidP="009F3F03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x</w:t>
            </w:r>
          </w:p>
        </w:tc>
        <w:tc>
          <w:tcPr>
            <w:tcW w:w="1560" w:type="dxa"/>
            <w:tcBorders>
              <w:bottom w:val="thinThickSmallGap" w:sz="24" w:space="0" w:color="auto"/>
            </w:tcBorders>
            <w:shd w:val="clear" w:color="auto" w:fill="8EAADB" w:themeFill="accent1" w:themeFillTint="99"/>
          </w:tcPr>
          <w:p w14:paraId="6EFFB078" w14:textId="43DDCB2D" w:rsidR="009F3F03" w:rsidRPr="00C4397E" w:rsidRDefault="009F3F03" w:rsidP="009F3F03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 w:rsidRPr="00C4397E">
              <w:rPr>
                <w:rFonts w:cstheme="minorHAnsi" w:hint="cs"/>
                <w:bCs/>
                <w:sz w:val="28"/>
                <w:szCs w:val="28"/>
                <w:rtl/>
              </w:rPr>
              <w:t>السري</w:t>
            </w:r>
            <w:r w:rsidR="002A6546">
              <w:rPr>
                <w:rFonts w:cstheme="minorHAnsi" w:hint="cs"/>
                <w:bCs/>
                <w:sz w:val="28"/>
                <w:szCs w:val="28"/>
                <w:rtl/>
              </w:rPr>
              <w:t>ة</w:t>
            </w:r>
            <w:r w:rsidRPr="00C4397E">
              <w:rPr>
                <w:rFonts w:cstheme="minorHAnsi" w:hint="cs"/>
                <w:bCs/>
                <w:sz w:val="28"/>
                <w:szCs w:val="28"/>
                <w:rtl/>
              </w:rPr>
              <w:t xml:space="preserve"> </w:t>
            </w:r>
            <w:r w:rsidR="00342A60">
              <w:rPr>
                <w:rFonts w:cstheme="minorHAnsi" w:hint="cs"/>
                <w:bCs/>
                <w:sz w:val="28"/>
                <w:szCs w:val="28"/>
                <w:rtl/>
              </w:rPr>
              <w:t>/ الفرع</w:t>
            </w:r>
          </w:p>
        </w:tc>
        <w:tc>
          <w:tcPr>
            <w:tcW w:w="3395" w:type="dxa"/>
            <w:tcBorders>
              <w:bottom w:val="thinThickSmallGap" w:sz="2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6221E367" w14:textId="6BB5A9F4" w:rsidR="009F3F03" w:rsidRPr="00C4397E" w:rsidRDefault="00911A3B" w:rsidP="009F3F03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x</w:t>
            </w:r>
          </w:p>
        </w:tc>
      </w:tr>
    </w:tbl>
    <w:p w14:paraId="1E6B9F0E" w14:textId="77777777" w:rsidR="002871B1" w:rsidRPr="00106100" w:rsidRDefault="002871B1" w:rsidP="002871B1">
      <w:pPr>
        <w:pStyle w:val="ListParagraph"/>
        <w:bidi/>
        <w:rPr>
          <w:rFonts w:cstheme="minorHAnsi"/>
          <w:bCs/>
          <w:sz w:val="16"/>
          <w:szCs w:val="16"/>
          <w:rtl/>
        </w:rPr>
      </w:pPr>
    </w:p>
    <w:p w14:paraId="19A1D981" w14:textId="77777777" w:rsidR="002871B1" w:rsidRPr="00661B70" w:rsidRDefault="002871B1" w:rsidP="002871B1">
      <w:pPr>
        <w:pStyle w:val="ListParagraph"/>
        <w:bidi/>
        <w:rPr>
          <w:rFonts w:cstheme="minorHAnsi"/>
          <w:bCs/>
          <w:sz w:val="6"/>
          <w:szCs w:val="6"/>
          <w:rtl/>
        </w:rPr>
      </w:pPr>
    </w:p>
    <w:tbl>
      <w:tblPr>
        <w:tblStyle w:val="TableGrid"/>
        <w:bidiVisual/>
        <w:tblW w:w="10358" w:type="dxa"/>
        <w:tblInd w:w="113" w:type="dxa"/>
        <w:tblLook w:val="04A0" w:firstRow="1" w:lastRow="0" w:firstColumn="1" w:lastColumn="0" w:noHBand="0" w:noVBand="1"/>
      </w:tblPr>
      <w:tblGrid>
        <w:gridCol w:w="2813"/>
        <w:gridCol w:w="7545"/>
      </w:tblGrid>
      <w:tr w:rsidR="0043557B" w14:paraId="514EED92" w14:textId="77777777" w:rsidTr="00A06B59">
        <w:tc>
          <w:tcPr>
            <w:tcW w:w="10358" w:type="dxa"/>
            <w:gridSpan w:val="2"/>
            <w:tcBorders>
              <w:top w:val="thinThickSmallGap" w:sz="24" w:space="0" w:color="auto"/>
              <w:left w:val="thinThickSmallGap" w:sz="24" w:space="0" w:color="auto"/>
              <w:right w:val="thinThickSmallGap" w:sz="24" w:space="0" w:color="auto"/>
            </w:tcBorders>
            <w:shd w:val="clear" w:color="auto" w:fill="C00000"/>
          </w:tcPr>
          <w:p w14:paraId="24830476" w14:textId="63F7B9AA" w:rsidR="0043557B" w:rsidRDefault="00A06B59" w:rsidP="0043557B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التفاصيل </w:t>
            </w:r>
            <w:r w:rsidR="00671A7D">
              <w:rPr>
                <w:rFonts w:cstheme="minorHAnsi" w:hint="cs"/>
                <w:bCs/>
                <w:sz w:val="28"/>
                <w:szCs w:val="28"/>
                <w:rtl/>
              </w:rPr>
              <w:t xml:space="preserve"> </w:t>
            </w:r>
          </w:p>
        </w:tc>
      </w:tr>
      <w:tr w:rsidR="00A06B59" w14:paraId="4D1D4A2D" w14:textId="77777777" w:rsidTr="00563418">
        <w:trPr>
          <w:trHeight w:val="503"/>
        </w:trPr>
        <w:tc>
          <w:tcPr>
            <w:tcW w:w="2813" w:type="dxa"/>
            <w:tcBorders>
              <w:left w:val="thinThickSmallGap" w:sz="24" w:space="0" w:color="auto"/>
              <w:bottom w:val="single" w:sz="4" w:space="0" w:color="auto"/>
            </w:tcBorders>
            <w:shd w:val="clear" w:color="auto" w:fill="8EAADB" w:themeFill="accent1" w:themeFillTint="99"/>
          </w:tcPr>
          <w:p w14:paraId="5BFCD78C" w14:textId="7D2DB537" w:rsidR="00A06B59" w:rsidRPr="004B14F2" w:rsidRDefault="00A06B59" w:rsidP="004B14F2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سبب المغادرة  </w:t>
            </w:r>
          </w:p>
        </w:tc>
        <w:tc>
          <w:tcPr>
            <w:tcW w:w="7545" w:type="dxa"/>
            <w:tcBorders>
              <w:bottom w:val="single" w:sz="4" w:space="0" w:color="auto"/>
              <w:right w:val="thinThickSmallGap" w:sz="24" w:space="0" w:color="auto"/>
            </w:tcBorders>
            <w:shd w:val="clear" w:color="auto" w:fill="FFFFFF" w:themeFill="background1"/>
          </w:tcPr>
          <w:p w14:paraId="7D3F978E" w14:textId="3345F339" w:rsidR="00A06B59" w:rsidRDefault="00911A3B" w:rsidP="004B14F2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x</w:t>
            </w:r>
          </w:p>
          <w:p w14:paraId="0DE60A14" w14:textId="4EA61751" w:rsidR="00563418" w:rsidRPr="00563418" w:rsidRDefault="00563418" w:rsidP="00563418">
            <w:pPr>
              <w:pStyle w:val="ListParagraph"/>
              <w:bidi/>
              <w:ind w:left="0"/>
              <w:rPr>
                <w:rFonts w:cstheme="minorHAnsi"/>
                <w:bCs/>
                <w:sz w:val="14"/>
                <w:szCs w:val="14"/>
                <w:rtl/>
              </w:rPr>
            </w:pPr>
          </w:p>
        </w:tc>
      </w:tr>
      <w:tr w:rsidR="00A06B59" w14:paraId="54914B70" w14:textId="77777777" w:rsidTr="00563418">
        <w:trPr>
          <w:trHeight w:val="530"/>
        </w:trPr>
        <w:tc>
          <w:tcPr>
            <w:tcW w:w="2813" w:type="dxa"/>
            <w:tcBorders>
              <w:top w:val="single" w:sz="4" w:space="0" w:color="auto"/>
              <w:left w:val="thinThickSmallGap" w:sz="24" w:space="0" w:color="auto"/>
              <w:bottom w:val="thinThickSmallGap" w:sz="24" w:space="0" w:color="auto"/>
            </w:tcBorders>
            <w:shd w:val="clear" w:color="auto" w:fill="8EAADB" w:themeFill="accent1" w:themeFillTint="99"/>
          </w:tcPr>
          <w:p w14:paraId="556B847C" w14:textId="77777777" w:rsidR="00A06B59" w:rsidRPr="00563418" w:rsidRDefault="00A06B59" w:rsidP="0043557B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"/>
                <w:szCs w:val="2"/>
                <w:rtl/>
              </w:rPr>
            </w:pPr>
          </w:p>
          <w:p w14:paraId="6C2E9063" w14:textId="0D681705" w:rsidR="00A06B59" w:rsidRDefault="00A06B59" w:rsidP="00A06B59">
            <w:pPr>
              <w:pStyle w:val="ListParagraph"/>
              <w:bidi/>
              <w:ind w:left="0"/>
              <w:jc w:val="center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مدة المغادرة بالساعات </w:t>
            </w:r>
          </w:p>
        </w:tc>
        <w:tc>
          <w:tcPr>
            <w:tcW w:w="7545" w:type="dxa"/>
            <w:tcBorders>
              <w:top w:val="sing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166171B" w14:textId="1D9095AB" w:rsidR="004B14F2" w:rsidRDefault="00911A3B" w:rsidP="004B14F2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</w:rPr>
              <w:t>x</w:t>
            </w:r>
          </w:p>
        </w:tc>
      </w:tr>
    </w:tbl>
    <w:p w14:paraId="3D9C489A" w14:textId="77777777" w:rsidR="002871B1" w:rsidRPr="00483551" w:rsidRDefault="002871B1" w:rsidP="002871B1">
      <w:pPr>
        <w:pStyle w:val="ListParagraph"/>
        <w:bidi/>
        <w:rPr>
          <w:rFonts w:cstheme="minorHAnsi"/>
          <w:bCs/>
          <w:sz w:val="4"/>
          <w:szCs w:val="4"/>
          <w:rtl/>
        </w:rPr>
      </w:pPr>
    </w:p>
    <w:p w14:paraId="760E61B7" w14:textId="77777777" w:rsidR="00483551" w:rsidRPr="00C27715" w:rsidRDefault="002871B1" w:rsidP="002871B1">
      <w:pPr>
        <w:pStyle w:val="ListParagraph"/>
        <w:bidi/>
        <w:rPr>
          <w:rFonts w:cstheme="minorHAnsi"/>
          <w:bCs/>
          <w:sz w:val="14"/>
          <w:szCs w:val="14"/>
          <w:rtl/>
        </w:rPr>
      </w:pPr>
      <w:r w:rsidRPr="00C27715">
        <w:rPr>
          <w:rFonts w:cstheme="minorHAnsi" w:hint="cs"/>
          <w:bCs/>
          <w:sz w:val="14"/>
          <w:szCs w:val="14"/>
          <w:rtl/>
        </w:rPr>
        <w:t xml:space="preserve">        </w:t>
      </w:r>
    </w:p>
    <w:tbl>
      <w:tblPr>
        <w:tblStyle w:val="TableGrid"/>
        <w:bidiVisual/>
        <w:tblW w:w="0" w:type="auto"/>
        <w:tblInd w:w="113" w:type="dxa"/>
        <w:tblLook w:val="04A0" w:firstRow="1" w:lastRow="0" w:firstColumn="1" w:lastColumn="0" w:noHBand="0" w:noVBand="1"/>
      </w:tblPr>
      <w:tblGrid>
        <w:gridCol w:w="10343"/>
      </w:tblGrid>
      <w:tr w:rsidR="00483551" w14:paraId="15FDBB60" w14:textId="77777777" w:rsidTr="00A06B59">
        <w:tc>
          <w:tcPr>
            <w:tcW w:w="1034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51A00F6D" w14:textId="77777777" w:rsidR="00CA36DF" w:rsidRPr="00CA36DF" w:rsidRDefault="00CA36DF" w:rsidP="00483551">
            <w:pPr>
              <w:pStyle w:val="ListParagraph"/>
              <w:bidi/>
              <w:ind w:left="0"/>
              <w:rPr>
                <w:rFonts w:cstheme="minorHAnsi"/>
                <w:bCs/>
                <w:sz w:val="12"/>
                <w:szCs w:val="12"/>
                <w:u w:val="single"/>
                <w:rtl/>
              </w:rPr>
            </w:pPr>
          </w:p>
          <w:p w14:paraId="04C35480" w14:textId="77777777" w:rsidR="00A604C9" w:rsidRPr="00483551" w:rsidRDefault="00A604C9" w:rsidP="00A604C9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u w:val="single"/>
                <w:rtl/>
              </w:rPr>
            </w:pPr>
            <w:r w:rsidRPr="00483551">
              <w:rPr>
                <w:rFonts w:cstheme="minorHAnsi" w:hint="cs"/>
                <w:bCs/>
                <w:sz w:val="28"/>
                <w:szCs w:val="28"/>
                <w:u w:val="single"/>
                <w:rtl/>
              </w:rPr>
              <w:t xml:space="preserve">مشروحات </w:t>
            </w:r>
            <w:r>
              <w:rPr>
                <w:rFonts w:cstheme="minorHAnsi" w:hint="cs"/>
                <w:bCs/>
                <w:sz w:val="28"/>
                <w:szCs w:val="28"/>
                <w:u w:val="single"/>
                <w:rtl/>
              </w:rPr>
              <w:t xml:space="preserve">الشؤون الإدارية والمالية  </w:t>
            </w:r>
            <w:r w:rsidRPr="00483551">
              <w:rPr>
                <w:rFonts w:cstheme="minorHAnsi" w:hint="cs"/>
                <w:bCs/>
                <w:sz w:val="28"/>
                <w:szCs w:val="28"/>
                <w:u w:val="single"/>
                <w:rtl/>
              </w:rPr>
              <w:t xml:space="preserve">: </w:t>
            </w:r>
          </w:p>
          <w:p w14:paraId="548D60F4" w14:textId="77777777" w:rsidR="00A604C9" w:rsidRDefault="00A604C9" w:rsidP="00A604C9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</w:p>
          <w:p w14:paraId="6DDAFB04" w14:textId="6049C718" w:rsidR="004B14F2" w:rsidRDefault="00A604C9" w:rsidP="00A604C9">
            <w:pPr>
              <w:pStyle w:val="ListParagraph"/>
              <w:tabs>
                <w:tab w:val="left" w:pos="3766"/>
              </w:tabs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/>
                <w:bCs/>
                <w:sz w:val="28"/>
                <w:szCs w:val="28"/>
                <w:rtl/>
              </w:rPr>
              <w:tab/>
            </w:r>
          </w:p>
          <w:p w14:paraId="5DA85884" w14:textId="28A85D26" w:rsidR="00483551" w:rsidRDefault="004B14F2" w:rsidP="00483551">
            <w:pPr>
              <w:pStyle w:val="ListParagraph"/>
              <w:bidi/>
              <w:ind w:left="0"/>
              <w:rPr>
                <w:rFonts w:cstheme="minorHAnsi"/>
                <w:b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                                                                                                    </w:t>
            </w:r>
          </w:p>
          <w:p w14:paraId="1E71F552" w14:textId="77777777" w:rsidR="00904A26" w:rsidRPr="004B14F2" w:rsidRDefault="00904A26" w:rsidP="00904A26">
            <w:pPr>
              <w:pStyle w:val="ListParagraph"/>
              <w:bidi/>
              <w:ind w:left="0"/>
              <w:rPr>
                <w:rFonts w:cstheme="minorHAnsi"/>
                <w:b/>
                <w:sz w:val="28"/>
                <w:szCs w:val="28"/>
                <w:rtl/>
              </w:rPr>
            </w:pPr>
          </w:p>
          <w:p w14:paraId="1C09721B" w14:textId="77777777" w:rsidR="004B14F2" w:rsidRDefault="004B14F2" w:rsidP="004B14F2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</w:p>
          <w:p w14:paraId="2ED3FF81" w14:textId="4FA3D489" w:rsidR="00483551" w:rsidRPr="00563418" w:rsidRDefault="00483551" w:rsidP="00483551">
            <w:pPr>
              <w:pStyle w:val="ListParagraph"/>
              <w:bidi/>
              <w:ind w:left="0"/>
              <w:rPr>
                <w:rFonts w:cstheme="minorHAnsi"/>
                <w:bCs/>
                <w:sz w:val="6"/>
                <w:szCs w:val="6"/>
                <w:rtl/>
              </w:rPr>
            </w:pPr>
          </w:p>
        </w:tc>
      </w:tr>
    </w:tbl>
    <w:p w14:paraId="23FC9065" w14:textId="77777777" w:rsidR="00483551" w:rsidRPr="00CA36DF" w:rsidRDefault="00483551" w:rsidP="00483551">
      <w:pPr>
        <w:pStyle w:val="ListParagraph"/>
        <w:bidi/>
        <w:rPr>
          <w:rFonts w:cstheme="minorHAnsi"/>
          <w:bCs/>
          <w:sz w:val="18"/>
          <w:szCs w:val="18"/>
          <w:rtl/>
        </w:rPr>
      </w:pPr>
    </w:p>
    <w:tbl>
      <w:tblPr>
        <w:tblStyle w:val="TableGrid"/>
        <w:bidiVisual/>
        <w:tblW w:w="0" w:type="auto"/>
        <w:tblInd w:w="113" w:type="dxa"/>
        <w:tblLook w:val="04A0" w:firstRow="1" w:lastRow="0" w:firstColumn="1" w:lastColumn="0" w:noHBand="0" w:noVBand="1"/>
      </w:tblPr>
      <w:tblGrid>
        <w:gridCol w:w="10343"/>
      </w:tblGrid>
      <w:tr w:rsidR="00483551" w14:paraId="61015911" w14:textId="77777777" w:rsidTr="00A06B59">
        <w:tc>
          <w:tcPr>
            <w:tcW w:w="1034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14:paraId="3B402446" w14:textId="77777777" w:rsidR="00483551" w:rsidRDefault="00483551" w:rsidP="00483551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</w:p>
          <w:p w14:paraId="2452AF0F" w14:textId="4E40F6EC" w:rsidR="004B14F2" w:rsidRDefault="00904A26" w:rsidP="004B14F2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مشروحات مدير </w:t>
            </w:r>
            <w:r w:rsidR="0048027F" w:rsidRPr="0048027F">
              <w:rPr>
                <w:rFonts w:cstheme="minorHAnsi" w:hint="cs"/>
                <w:bCs/>
                <w:sz w:val="28"/>
                <w:szCs w:val="28"/>
                <w:rtl/>
              </w:rPr>
              <w:t>مشروع مركز الإصلاح والتأهيل الوثبة/2</w:t>
            </w: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:  </w:t>
            </w:r>
          </w:p>
          <w:p w14:paraId="48EAC3CB" w14:textId="77777777" w:rsidR="004B14F2" w:rsidRDefault="004B14F2" w:rsidP="004B14F2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</w:p>
          <w:p w14:paraId="3404FD16" w14:textId="7DE934DA" w:rsidR="00904A26" w:rsidRDefault="004B14F2" w:rsidP="00904A26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                                                                                                     </w:t>
            </w:r>
          </w:p>
          <w:p w14:paraId="23470071" w14:textId="5892418A" w:rsidR="00483551" w:rsidRPr="004B14F2" w:rsidRDefault="00904A26" w:rsidP="00904A26">
            <w:pPr>
              <w:pStyle w:val="ListParagraph"/>
              <w:bidi/>
              <w:ind w:left="0"/>
              <w:rPr>
                <w:rFonts w:cstheme="minorHAnsi"/>
                <w:b/>
                <w:sz w:val="28"/>
                <w:szCs w:val="28"/>
                <w:rtl/>
              </w:rPr>
            </w:pPr>
            <w:r>
              <w:rPr>
                <w:rFonts w:cstheme="minorHAnsi" w:hint="cs"/>
                <w:b/>
                <w:sz w:val="28"/>
                <w:szCs w:val="28"/>
                <w:rtl/>
              </w:rPr>
              <w:t xml:space="preserve">                 </w:t>
            </w:r>
            <w:r w:rsidR="004B14F2" w:rsidRPr="004B14F2">
              <w:rPr>
                <w:rFonts w:cstheme="minorHAnsi" w:hint="cs"/>
                <w:b/>
                <w:sz w:val="28"/>
                <w:szCs w:val="28"/>
                <w:rtl/>
              </w:rPr>
              <w:t xml:space="preserve"> </w:t>
            </w:r>
          </w:p>
          <w:p w14:paraId="1EF600AD" w14:textId="6C177625" w:rsidR="004B14F2" w:rsidRDefault="004B14F2" w:rsidP="004B14F2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  <w:r>
              <w:rPr>
                <w:rFonts w:cstheme="minorHAnsi" w:hint="cs"/>
                <w:bCs/>
                <w:sz w:val="28"/>
                <w:szCs w:val="28"/>
                <w:rtl/>
              </w:rPr>
              <w:t xml:space="preserve">                                                                                                 </w:t>
            </w:r>
          </w:p>
          <w:p w14:paraId="7B986537" w14:textId="77777777" w:rsidR="00483551" w:rsidRDefault="00483551" w:rsidP="00483551">
            <w:pPr>
              <w:pStyle w:val="ListParagraph"/>
              <w:bidi/>
              <w:ind w:left="0"/>
              <w:rPr>
                <w:rFonts w:cstheme="minorHAnsi"/>
                <w:bCs/>
                <w:sz w:val="28"/>
                <w:szCs w:val="28"/>
                <w:rtl/>
              </w:rPr>
            </w:pPr>
          </w:p>
          <w:p w14:paraId="59DBD182" w14:textId="4E6D5A2F" w:rsidR="00483551" w:rsidRPr="00563418" w:rsidRDefault="00483551" w:rsidP="00483551">
            <w:pPr>
              <w:pStyle w:val="ListParagraph"/>
              <w:bidi/>
              <w:ind w:left="0"/>
              <w:rPr>
                <w:rFonts w:cstheme="minorHAnsi"/>
                <w:bCs/>
                <w:sz w:val="2"/>
                <w:szCs w:val="2"/>
                <w:rtl/>
              </w:rPr>
            </w:pPr>
          </w:p>
        </w:tc>
      </w:tr>
    </w:tbl>
    <w:p w14:paraId="7E529696" w14:textId="77777777" w:rsidR="00483551" w:rsidRPr="00C4397E" w:rsidRDefault="00483551" w:rsidP="00C4397E">
      <w:pPr>
        <w:bidi/>
        <w:rPr>
          <w:rFonts w:cstheme="minorHAnsi"/>
          <w:bCs/>
          <w:sz w:val="2"/>
          <w:szCs w:val="2"/>
          <w:rtl/>
        </w:rPr>
      </w:pPr>
    </w:p>
    <w:p w14:paraId="4A135523" w14:textId="77777777" w:rsidR="00483551" w:rsidRPr="00483551" w:rsidRDefault="00483551" w:rsidP="00483551">
      <w:pPr>
        <w:pStyle w:val="ListParagraph"/>
        <w:bidi/>
        <w:rPr>
          <w:rFonts w:cstheme="minorHAnsi"/>
          <w:bCs/>
          <w:sz w:val="2"/>
          <w:szCs w:val="2"/>
          <w:rtl/>
        </w:rPr>
      </w:pPr>
    </w:p>
    <w:p w14:paraId="791CBACD" w14:textId="380C73E6" w:rsidR="00483551" w:rsidRPr="00563418" w:rsidRDefault="00563418" w:rsidP="00483551">
      <w:pPr>
        <w:pStyle w:val="ListParagraph"/>
        <w:bidi/>
        <w:rPr>
          <w:rFonts w:cstheme="minorHAnsi"/>
          <w:bCs/>
          <w:sz w:val="56"/>
          <w:szCs w:val="56"/>
          <w:rtl/>
        </w:rPr>
      </w:pPr>
      <w:r>
        <w:rPr>
          <w:rFonts w:cstheme="minorHAnsi" w:hint="cs"/>
          <w:bCs/>
          <w:sz w:val="46"/>
          <w:szCs w:val="46"/>
          <w:rtl/>
        </w:rPr>
        <w:t xml:space="preserve">                                 </w:t>
      </w:r>
    </w:p>
    <w:p w14:paraId="273FFCC5" w14:textId="27187721" w:rsidR="00261C39" w:rsidRPr="008F0567" w:rsidRDefault="002871B1" w:rsidP="00483551">
      <w:pPr>
        <w:pStyle w:val="ListParagraph"/>
        <w:bidi/>
        <w:rPr>
          <w:rFonts w:cstheme="minorHAnsi"/>
          <w:bCs/>
          <w:sz w:val="28"/>
          <w:szCs w:val="28"/>
          <w:rtl/>
        </w:rPr>
      </w:pPr>
      <w:r w:rsidRPr="00261C39">
        <w:rPr>
          <w:rFonts w:cstheme="minorHAnsi" w:hint="cs"/>
          <w:b/>
          <w:sz w:val="28"/>
          <w:szCs w:val="28"/>
          <w:rtl/>
        </w:rPr>
        <w:t xml:space="preserve">                                               </w:t>
      </w:r>
      <w:r w:rsidR="00C27715">
        <w:rPr>
          <w:rFonts w:cstheme="minorHAnsi" w:hint="cs"/>
          <w:b/>
          <w:sz w:val="28"/>
          <w:szCs w:val="28"/>
          <w:rtl/>
        </w:rPr>
        <w:t xml:space="preserve">                                       </w:t>
      </w:r>
      <w:r w:rsidRPr="00261C39">
        <w:rPr>
          <w:rFonts w:cstheme="minorHAnsi" w:hint="cs"/>
          <w:b/>
          <w:sz w:val="28"/>
          <w:szCs w:val="28"/>
          <w:rtl/>
        </w:rPr>
        <w:t xml:space="preserve">     </w:t>
      </w:r>
      <w:r w:rsidR="00D65E71">
        <w:rPr>
          <w:rFonts w:cstheme="minorHAnsi" w:hint="cs"/>
          <w:bCs/>
          <w:sz w:val="28"/>
          <w:szCs w:val="28"/>
          <w:rtl/>
        </w:rPr>
        <w:t>سعيد راشد اليحيائي</w:t>
      </w:r>
      <w:r w:rsidR="005E1302">
        <w:rPr>
          <w:rFonts w:cstheme="minorHAnsi" w:hint="cs"/>
          <w:bCs/>
          <w:sz w:val="28"/>
          <w:szCs w:val="28"/>
          <w:rtl/>
        </w:rPr>
        <w:t xml:space="preserve"> </w:t>
      </w:r>
      <w:r w:rsidR="00A6690B">
        <w:rPr>
          <w:rFonts w:cstheme="minorHAnsi" w:hint="cs"/>
          <w:bCs/>
          <w:sz w:val="28"/>
          <w:szCs w:val="28"/>
          <w:rtl/>
        </w:rPr>
        <w:t xml:space="preserve"> </w:t>
      </w:r>
      <w:r w:rsidR="00904A26">
        <w:rPr>
          <w:rFonts w:cstheme="minorHAnsi" w:hint="cs"/>
          <w:bCs/>
          <w:sz w:val="28"/>
          <w:szCs w:val="28"/>
          <w:rtl/>
        </w:rPr>
        <w:t xml:space="preserve"> </w:t>
      </w:r>
      <w:r w:rsidR="008F0567" w:rsidRPr="008F0567">
        <w:rPr>
          <w:rFonts w:cstheme="minorHAnsi" w:hint="cs"/>
          <w:bCs/>
          <w:sz w:val="28"/>
          <w:szCs w:val="28"/>
          <w:rtl/>
        </w:rPr>
        <w:t xml:space="preserve"> </w:t>
      </w:r>
      <w:r w:rsidRPr="008F0567">
        <w:rPr>
          <w:rFonts w:cstheme="minorHAnsi" w:hint="cs"/>
          <w:bCs/>
          <w:sz w:val="28"/>
          <w:szCs w:val="28"/>
          <w:rtl/>
        </w:rPr>
        <w:t xml:space="preserve">  </w:t>
      </w:r>
    </w:p>
    <w:p w14:paraId="454291B1" w14:textId="1F152D5B" w:rsidR="002871B1" w:rsidRPr="00261C39" w:rsidRDefault="00261C39" w:rsidP="008F0567">
      <w:pPr>
        <w:pStyle w:val="ListParagraph"/>
        <w:bidi/>
        <w:rPr>
          <w:rFonts w:cstheme="minorHAnsi"/>
          <w:bCs/>
          <w:sz w:val="28"/>
          <w:szCs w:val="28"/>
        </w:rPr>
      </w:pPr>
      <w:r w:rsidRPr="00261C39">
        <w:rPr>
          <w:rFonts w:cstheme="minorHAnsi" w:hint="cs"/>
          <w:b/>
          <w:sz w:val="28"/>
          <w:szCs w:val="28"/>
          <w:rtl/>
        </w:rPr>
        <w:t xml:space="preserve">                                                                           </w:t>
      </w:r>
      <w:r w:rsidR="003F2706" w:rsidRPr="003F2706">
        <w:rPr>
          <w:rFonts w:cstheme="minorHAnsi" w:hint="cs"/>
          <w:b/>
          <w:sz w:val="28"/>
          <w:szCs w:val="28"/>
          <w:rtl/>
        </w:rPr>
        <w:t xml:space="preserve">مدير </w:t>
      </w:r>
      <w:r w:rsidR="005E1302">
        <w:rPr>
          <w:rFonts w:cstheme="minorHAnsi" w:hint="cs"/>
          <w:b/>
          <w:sz w:val="28"/>
          <w:szCs w:val="28"/>
          <w:rtl/>
        </w:rPr>
        <w:t xml:space="preserve">مشروع مركز الإصلاح والتأهيل الوثبة/2 </w:t>
      </w:r>
      <w:r w:rsidR="003F2706">
        <w:rPr>
          <w:rFonts w:cstheme="minorHAnsi" w:hint="cs"/>
          <w:bCs/>
          <w:sz w:val="28"/>
          <w:szCs w:val="28"/>
          <w:rtl/>
        </w:rPr>
        <w:t xml:space="preserve">  </w:t>
      </w:r>
    </w:p>
    <w:sectPr w:rsidR="002871B1" w:rsidRPr="00261C39" w:rsidSect="00146D26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17E774" w14:textId="77777777" w:rsidR="009E37AE" w:rsidRDefault="009E37AE" w:rsidP="007D1921">
      <w:r>
        <w:separator/>
      </w:r>
    </w:p>
  </w:endnote>
  <w:endnote w:type="continuationSeparator" w:id="0">
    <w:p w14:paraId="66094D5A" w14:textId="77777777" w:rsidR="009E37AE" w:rsidRDefault="009E37AE" w:rsidP="007D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DDCXY+Calibri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Open Sans">
    <w:panose1 w:val="00000000000000000000"/>
    <w:charset w:val="00"/>
    <w:family w:val="swiss"/>
    <w:pitch w:val="variable"/>
    <w:sig w:usb0="E00002EF" w:usb1="4000205B" w:usb2="00000028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90373100"/>
      <w:docPartObj>
        <w:docPartGallery w:val="Page Numbers (Bottom of Page)"/>
        <w:docPartUnique/>
      </w:docPartObj>
    </w:sdtPr>
    <w:sdtContent>
      <w:p w14:paraId="069F8CCE" w14:textId="65140F65" w:rsidR="005D0F77" w:rsidRDefault="005D0F77" w:rsidP="009428D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BC5BA4F" w14:textId="77777777" w:rsidR="00B83902" w:rsidRDefault="00B83902" w:rsidP="005D0F77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Helvetica" w:hAnsi="Helvetica"/>
        <w:b/>
        <w:bCs/>
        <w:color w:val="FFFFFF" w:themeColor="background1"/>
      </w:rPr>
      <w:id w:val="-1468657628"/>
      <w:docPartObj>
        <w:docPartGallery w:val="Page Numbers (Bottom of Page)"/>
        <w:docPartUnique/>
      </w:docPartObj>
    </w:sdtPr>
    <w:sdtContent>
      <w:p w14:paraId="02F45DE6" w14:textId="5480561D" w:rsidR="005D0F77" w:rsidRPr="005D0F77" w:rsidRDefault="005D0F77" w:rsidP="005D0F77">
        <w:pPr>
          <w:pStyle w:val="Footer"/>
          <w:framePr w:wrap="none" w:vAnchor="text" w:hAnchor="page" w:x="713" w:y="1392"/>
          <w:rPr>
            <w:rStyle w:val="PageNumber"/>
            <w:rFonts w:ascii="Helvetica" w:hAnsi="Helvetica"/>
            <w:b/>
            <w:bCs/>
            <w:color w:val="FFFFFF" w:themeColor="background1"/>
          </w:rPr>
        </w:pP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begin"/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instrText xml:space="preserve"> PAGE </w:instrText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separate"/>
        </w:r>
        <w:r w:rsidRPr="005D0F77">
          <w:rPr>
            <w:rStyle w:val="PageNumber"/>
            <w:rFonts w:ascii="Helvetica" w:hAnsi="Helvetica"/>
            <w:b/>
            <w:bCs/>
            <w:noProof/>
            <w:color w:val="FFFFFF" w:themeColor="background1"/>
          </w:rPr>
          <w:t>2</w:t>
        </w:r>
        <w:r w:rsidRPr="005D0F77">
          <w:rPr>
            <w:rStyle w:val="PageNumber"/>
            <w:rFonts w:ascii="Helvetica" w:hAnsi="Helvetica"/>
            <w:b/>
            <w:bCs/>
            <w:color w:val="FFFFFF" w:themeColor="background1"/>
          </w:rPr>
          <w:fldChar w:fldCharType="end"/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278"/>
      <w:gridCol w:w="3246"/>
      <w:gridCol w:w="4932"/>
    </w:tblGrid>
    <w:tr w:rsidR="005D0F77" w14:paraId="46769081" w14:textId="77777777" w:rsidTr="00110D64">
      <w:tc>
        <w:tcPr>
          <w:tcW w:w="2278" w:type="dxa"/>
          <w:tcMar>
            <w:left w:w="0" w:type="dxa"/>
            <w:right w:w="0" w:type="dxa"/>
          </w:tcMar>
          <w:vAlign w:val="bottom"/>
        </w:tcPr>
        <w:p w14:paraId="46F5C149" w14:textId="50519ADF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3246" w:type="dxa"/>
          <w:tcMar>
            <w:left w:w="0" w:type="dxa"/>
            <w:right w:w="0" w:type="dxa"/>
          </w:tcMar>
          <w:vAlign w:val="center"/>
        </w:tcPr>
        <w:p w14:paraId="5D04D7D9" w14:textId="6BA218DB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4932" w:type="dxa"/>
          <w:tcMar>
            <w:left w:w="0" w:type="dxa"/>
            <w:right w:w="0" w:type="dxa"/>
          </w:tcMar>
          <w:vAlign w:val="center"/>
        </w:tcPr>
        <w:p w14:paraId="7F6AFCF0" w14:textId="6885F8E6" w:rsidR="005D0F77" w:rsidRPr="0036445A" w:rsidRDefault="005D0F77" w:rsidP="005D0F77">
          <w:pPr>
            <w:jc w:val="right"/>
            <w:rPr>
              <w:rFonts w:ascii="Helvetica" w:hAnsi="Helvetica" w:cs="Open Sans"/>
              <w:sz w:val="22"/>
              <w:szCs w:val="22"/>
            </w:rPr>
          </w:pPr>
          <w:r>
            <w:rPr>
              <w:noProof/>
            </w:rPr>
            <w:drawing>
              <wp:inline distT="0" distB="0" distL="0" distR="0" wp14:anchorId="76AA712F" wp14:editId="614D874F">
                <wp:extent cx="1077164" cy="1074629"/>
                <wp:effectExtent l="0" t="0" r="2540" b="5080"/>
                <wp:docPr id="5" name="Picture 5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3838" cy="10912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7BFBF5E" w14:textId="0E4972B4" w:rsidR="00B83902" w:rsidRPr="005D0F77" w:rsidRDefault="005D0F77">
    <w:pPr>
      <w:pStyle w:val="Footer"/>
      <w:rPr>
        <w:sz w:val="2"/>
        <w:szCs w:val="2"/>
      </w:rPr>
    </w:pPr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32C22ED8" wp14:editId="1C0C92D2">
              <wp:simplePos x="0" y="0"/>
              <wp:positionH relativeFrom="page">
                <wp:posOffset>-10048</wp:posOffset>
              </wp:positionH>
              <wp:positionV relativeFrom="paragraph">
                <wp:posOffset>-621086</wp:posOffset>
              </wp:positionV>
              <wp:extent cx="5456255" cy="1073206"/>
              <wp:effectExtent l="0" t="0" r="5080" b="6350"/>
              <wp:wrapNone/>
              <wp:docPr id="12" name="Tri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456255" cy="1073206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rgbClr val="C2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5E9BFC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12" o:spid="_x0000_s1026" type="#_x0000_t5" style="position:absolute;margin-left:-.8pt;margin-top:-48.9pt;width:429.65pt;height:84.5pt;z-index:-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" adj="0" fillcolor="#c20000" stroked="f" strokeweight="1pt">
              <w10:wrap anchorx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28"/>
      <w:gridCol w:w="5228"/>
    </w:tblGrid>
    <w:tr w:rsidR="00A61C5F" w:rsidRPr="00A61C5F" w14:paraId="382D2311" w14:textId="77777777" w:rsidTr="00A61C5F">
      <w:tc>
        <w:tcPr>
          <w:tcW w:w="5228" w:type="dxa"/>
          <w:vAlign w:val="bottom"/>
        </w:tcPr>
        <w:p w14:paraId="735D2AFC" w14:textId="62D94E95" w:rsidR="00D44E96" w:rsidRPr="00A61C5F" w:rsidRDefault="0028022F" w:rsidP="0028022F">
          <w:pPr>
            <w:pStyle w:val="Footer"/>
            <w:rPr>
              <w:rFonts w:ascii="Helvetica" w:hAnsi="Helvetica"/>
              <w:b/>
              <w:bCs/>
              <w:color w:val="FFFFFF" w:themeColor="background1"/>
              <w:sz w:val="22"/>
              <w:szCs w:val="22"/>
            </w:rPr>
          </w:pPr>
          <w:r w:rsidRPr="00A61C5F">
            <w:rPr>
              <w:rFonts w:ascii="Helvetica" w:hAnsi="Helvetica"/>
              <w:b/>
              <w:bCs/>
              <w:color w:val="FFFFFF" w:themeColor="background1"/>
            </w:rPr>
            <w:t>www.gss-group.net</w:t>
          </w:r>
        </w:p>
      </w:tc>
      <w:tc>
        <w:tcPr>
          <w:tcW w:w="5228" w:type="dxa"/>
          <w:vAlign w:val="bottom"/>
        </w:tcPr>
        <w:p w14:paraId="04F2F273" w14:textId="4AB7EB72" w:rsidR="007A6831" w:rsidRPr="006925C0" w:rsidRDefault="007A6831" w:rsidP="0028022F">
          <w:pPr>
            <w:jc w:val="right"/>
            <w:rPr>
              <w:rFonts w:ascii="Helvetica" w:hAnsi="Helvetica" w:cs="Open Sans"/>
              <w:b/>
              <w:bCs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b/>
              <w:bCs/>
              <w:color w:val="FFFFFF" w:themeColor="background1"/>
              <w:sz w:val="18"/>
              <w:szCs w:val="18"/>
            </w:rPr>
            <w:t xml:space="preserve">Physical Address:                             </w:t>
          </w:r>
        </w:p>
        <w:p w14:paraId="09D3574B" w14:textId="77777777" w:rsidR="0028022F" w:rsidRPr="006925C0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Building No 3, 3rd Floor                      </w:t>
          </w:r>
        </w:p>
        <w:p w14:paraId="7C3915AA" w14:textId="6C51666D" w:rsidR="007A6831" w:rsidRPr="006925C0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Sheikh Zayed Bin Sultan Street              </w:t>
          </w:r>
        </w:p>
        <w:p w14:paraId="4BDCD498" w14:textId="27F58642" w:rsidR="007A6831" w:rsidRPr="006925C0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18"/>
              <w:szCs w:val="18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>Zone 1 – Ministries</w:t>
          </w:r>
          <w:r w:rsidR="0028022F"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 </w:t>
          </w: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 xml:space="preserve">Complex                  </w:t>
          </w:r>
        </w:p>
        <w:p w14:paraId="584708E5" w14:textId="63443CC9" w:rsidR="00D44E96" w:rsidRPr="00A61C5F" w:rsidRDefault="007A6831" w:rsidP="0028022F">
          <w:pPr>
            <w:jc w:val="right"/>
            <w:rPr>
              <w:rFonts w:ascii="Helvetica" w:hAnsi="Helvetica" w:cs="Open Sans"/>
              <w:color w:val="FFFFFF" w:themeColor="background1"/>
              <w:sz w:val="22"/>
              <w:szCs w:val="22"/>
            </w:rPr>
          </w:pPr>
          <w:r w:rsidRPr="006925C0">
            <w:rPr>
              <w:rFonts w:ascii="Helvetica" w:hAnsi="Helvetica" w:cs="Open Sans"/>
              <w:color w:val="FFFFFF" w:themeColor="background1"/>
              <w:sz w:val="18"/>
              <w:szCs w:val="18"/>
            </w:rPr>
            <w:t>Abu Dhabi, United Arab Emirates</w:t>
          </w:r>
        </w:p>
      </w:tc>
    </w:tr>
  </w:tbl>
  <w:p w14:paraId="1AD8139C" w14:textId="209D340D" w:rsidR="00D44E96" w:rsidRPr="0069216B" w:rsidRDefault="00B83902">
    <w:pPr>
      <w:pStyle w:val="Footer"/>
      <w:rPr>
        <w:rFonts w:ascii="Helvetica" w:hAnsi="Helvetica"/>
        <w:color w:val="FF0000"/>
        <w:sz w:val="2"/>
        <w:szCs w:val="2"/>
      </w:rPr>
    </w:pPr>
    <w:r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2F4C5BF2" wp14:editId="65E70372">
              <wp:simplePos x="0" y="0"/>
              <wp:positionH relativeFrom="page">
                <wp:posOffset>-9525</wp:posOffset>
              </wp:positionH>
              <wp:positionV relativeFrom="paragraph">
                <wp:posOffset>-1093470</wp:posOffset>
              </wp:positionV>
              <wp:extent cx="5707380" cy="1535430"/>
              <wp:effectExtent l="0" t="0" r="0" b="1270"/>
              <wp:wrapNone/>
              <wp:docPr id="7" name="Tri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07380" cy="1535430"/>
                      </a:xfrm>
                      <a:prstGeom prst="triangle">
                        <a:avLst>
                          <a:gd name="adj" fmla="val 0"/>
                        </a:avLst>
                      </a:prstGeom>
                      <a:solidFill>
                        <a:srgbClr val="C2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B8470DC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Triangle 7" o:spid="_x0000_s1026" type="#_x0000_t5" style="position:absolute;margin-left:-.75pt;margin-top:-86.1pt;width:449.4pt;height:120.9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" adj="0" fillcolor="#c20000" stroked="f" strokeweight="1pt">
              <w10:wrap anchorx="page"/>
            </v:shape>
          </w:pict>
        </mc:Fallback>
      </mc:AlternateContent>
    </w:r>
    <w:r w:rsidR="006925C0">
      <w:rPr>
        <w:rFonts w:ascii="Helvetica" w:hAnsi="Helvetica"/>
        <w:noProof/>
        <w:color w:val="FF0000"/>
        <w:sz w:val="2"/>
        <w:szCs w:val="2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1EE51B4" wp14:editId="49E2AB8B">
              <wp:simplePos x="0" y="0"/>
              <wp:positionH relativeFrom="page">
                <wp:posOffset>461645</wp:posOffset>
              </wp:positionH>
              <wp:positionV relativeFrom="paragraph">
                <wp:posOffset>-1394572</wp:posOffset>
              </wp:positionV>
              <wp:extent cx="7113787" cy="1837020"/>
              <wp:effectExtent l="0" t="0" r="0" b="5080"/>
              <wp:wrapNone/>
              <wp:docPr id="6" name="Tri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13787" cy="1837020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rgbClr val="00376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7CE570" id="Triangle 6" o:spid="_x0000_s1026" type="#_x0000_t5" style="position:absolute;margin-left:36.35pt;margin-top:-109.8pt;width:560.15pt;height:144.6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" adj="21600" fillcolor="#003761" stroked="f" strokeweight="1pt">
              <w10:wrap anchorx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B9F1ED" w14:textId="77777777" w:rsidR="009E37AE" w:rsidRDefault="009E37AE" w:rsidP="007D1921">
      <w:r>
        <w:separator/>
      </w:r>
    </w:p>
  </w:footnote>
  <w:footnote w:type="continuationSeparator" w:id="0">
    <w:p w14:paraId="6EA6BD68" w14:textId="77777777" w:rsidR="009E37AE" w:rsidRDefault="009E37AE" w:rsidP="007D1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03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01"/>
      <w:gridCol w:w="6"/>
      <w:gridCol w:w="6"/>
      <w:gridCol w:w="1212"/>
      <w:gridCol w:w="2066"/>
      <w:gridCol w:w="6531"/>
      <w:gridCol w:w="612"/>
    </w:tblGrid>
    <w:tr w:rsidR="005D0F77" w14:paraId="33C83ADF" w14:textId="77777777" w:rsidTr="00F948F2">
      <w:trPr>
        <w:gridBefore w:val="1"/>
        <w:wBefore w:w="601" w:type="dxa"/>
        <w:trHeight w:val="690"/>
      </w:trPr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7AAA26F9" w14:textId="3293D0CB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6CA61E48" w14:textId="6BBDDC54" w:rsid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10421" w:type="dxa"/>
          <w:gridSpan w:val="4"/>
          <w:tcMar>
            <w:left w:w="0" w:type="dxa"/>
            <w:right w:w="0" w:type="dxa"/>
          </w:tcMar>
          <w:vAlign w:val="center"/>
        </w:tcPr>
        <w:p w14:paraId="0AC7F32A" w14:textId="751EA70E" w:rsidR="005D0F77" w:rsidRPr="005D0F77" w:rsidRDefault="005D0F77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right"/>
            <w:rPr>
              <w:rFonts w:ascii="Helvetica" w:hAnsi="Helvetica"/>
              <w:b/>
              <w:bCs/>
              <w:sz w:val="22"/>
              <w:szCs w:val="22"/>
            </w:rPr>
          </w:pPr>
        </w:p>
      </w:tc>
    </w:tr>
    <w:tr w:rsidR="00AB04AA" w14:paraId="2D6649BB" w14:textId="77777777" w:rsidTr="00F948F2">
      <w:trPr>
        <w:gridBefore w:val="1"/>
        <w:wBefore w:w="601" w:type="dxa"/>
        <w:trHeight w:val="121"/>
      </w:trPr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60B815DE" w14:textId="77777777" w:rsidR="00AB04AA" w:rsidRDefault="00AB04AA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6" w:type="dxa"/>
          <w:tcMar>
            <w:left w:w="0" w:type="dxa"/>
            <w:right w:w="0" w:type="dxa"/>
          </w:tcMar>
          <w:vAlign w:val="center"/>
        </w:tcPr>
        <w:p w14:paraId="112BCF73" w14:textId="77777777" w:rsidR="00AB04AA" w:rsidRDefault="00AB04AA" w:rsidP="005D0F77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</w:pPr>
        </w:p>
      </w:tc>
      <w:tc>
        <w:tcPr>
          <w:tcW w:w="10421" w:type="dxa"/>
          <w:gridSpan w:val="4"/>
          <w:tcMar>
            <w:left w:w="0" w:type="dxa"/>
            <w:right w:w="0" w:type="dxa"/>
          </w:tcMar>
          <w:vAlign w:val="center"/>
        </w:tcPr>
        <w:p w14:paraId="58C23489" w14:textId="77777777" w:rsidR="00AB04AA" w:rsidRDefault="00AB04AA" w:rsidP="00551C86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noProof/>
            </w:rPr>
          </w:pPr>
        </w:p>
      </w:tc>
    </w:tr>
    <w:tr w:rsidR="00F948F2" w14:paraId="551BE162" w14:textId="77777777" w:rsidTr="00F948F2">
      <w:trPr>
        <w:gridAfter w:val="1"/>
        <w:wAfter w:w="612" w:type="dxa"/>
        <w:trHeight w:val="463"/>
      </w:trPr>
      <w:tc>
        <w:tcPr>
          <w:tcW w:w="1825" w:type="dxa"/>
          <w:gridSpan w:val="4"/>
          <w:hideMark/>
        </w:tcPr>
        <w:p w14:paraId="49507235" w14:textId="4554949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inline distT="0" distB="0" distL="0" distR="0" wp14:anchorId="29A23E5A" wp14:editId="503EBCB0">
                <wp:extent cx="1009650" cy="1027520"/>
                <wp:effectExtent l="0" t="0" r="0" b="1270"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560" cy="1041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066" w:type="dxa"/>
          <w:vAlign w:val="center"/>
          <w:hideMark/>
        </w:tcPr>
        <w:p w14:paraId="2E3A27E8" w14:textId="7777777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inline distT="0" distB="0" distL="0" distR="0" wp14:anchorId="11D99C68" wp14:editId="64520DE8">
                <wp:extent cx="1152525" cy="771525"/>
                <wp:effectExtent l="0" t="0" r="9525" b="952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31" w:type="dxa"/>
          <w:vAlign w:val="center"/>
          <w:hideMark/>
        </w:tcPr>
        <w:p w14:paraId="0819C228" w14:textId="7777777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lang w:bidi="ar-AE"/>
            </w:rPr>
          </w:pPr>
          <w:r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rtl/>
              <w:lang w:bidi="ar-AE"/>
            </w:rPr>
            <w:t>المجموعة العالمية للخدمات الأمنية</w:t>
          </w:r>
        </w:p>
        <w:p w14:paraId="5F3A27F6" w14:textId="77777777" w:rsidR="00AB04AA" w:rsidRDefault="00AB04AA" w:rsidP="00AB04AA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Ebrima" w:hAnsi="Ebrima"/>
              <w:b/>
              <w:bCs/>
              <w:color w:val="B5031C"/>
              <w:sz w:val="36"/>
              <w:szCs w:val="36"/>
              <w:rtl/>
            </w:rPr>
          </w:pPr>
          <w:r>
            <w:rPr>
              <w:rFonts w:ascii="Ebrima" w:hAnsi="Ebrima"/>
              <w:b/>
              <w:bCs/>
              <w:color w:val="B5031C"/>
              <w:sz w:val="36"/>
              <w:szCs w:val="36"/>
            </w:rPr>
            <w:t>GLOBAL SECURITY SERVICES GROUP</w:t>
          </w:r>
        </w:p>
      </w:tc>
    </w:tr>
  </w:tbl>
  <w:p w14:paraId="436E85C8" w14:textId="77777777" w:rsidR="00B83902" w:rsidRDefault="00B8390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340" w:type="dxa"/>
      <w:tblInd w:w="-45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980"/>
      <w:gridCol w:w="2250"/>
      <w:gridCol w:w="7110"/>
    </w:tblGrid>
    <w:tr w:rsidR="000964C1" w14:paraId="223FA55B" w14:textId="77777777" w:rsidTr="000964C1">
      <w:trPr>
        <w:trHeight w:val="1087"/>
      </w:trPr>
      <w:tc>
        <w:tcPr>
          <w:tcW w:w="1980" w:type="dxa"/>
          <w:hideMark/>
        </w:tcPr>
        <w:p w14:paraId="4A5BB8B2" w14:textId="302C2E58" w:rsidR="000964C1" w:rsidRDefault="004108C6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bookmarkStart w:id="2" w:name="_Hlk118357222"/>
          <w:bookmarkStart w:id="3" w:name="_Hlk118357223"/>
          <w:r>
            <w:rPr>
              <w:noProof/>
            </w:rPr>
            <w:drawing>
              <wp:inline distT="0" distB="0" distL="0" distR="0" wp14:anchorId="29FAA4D6" wp14:editId="0F92686F">
                <wp:extent cx="1009650" cy="1027520"/>
                <wp:effectExtent l="0" t="0" r="0" b="1270"/>
                <wp:docPr id="74" name="Picture 74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3560" cy="10416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250" w:type="dxa"/>
          <w:vAlign w:val="center"/>
          <w:hideMark/>
        </w:tcPr>
        <w:p w14:paraId="3BC952AB" w14:textId="1BB106EC" w:rsidR="000964C1" w:rsidRDefault="000964C1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</w:pPr>
          <w:r>
            <w:rPr>
              <w:noProof/>
            </w:rPr>
            <w:drawing>
              <wp:inline distT="0" distB="0" distL="0" distR="0" wp14:anchorId="015238DA" wp14:editId="33108452">
                <wp:extent cx="1152525" cy="771525"/>
                <wp:effectExtent l="0" t="0" r="9525" b="9525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2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10" w:type="dxa"/>
          <w:vAlign w:val="center"/>
          <w:hideMark/>
        </w:tcPr>
        <w:p w14:paraId="35752C6F" w14:textId="77777777" w:rsidR="000964C1" w:rsidRDefault="000964C1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lang w:bidi="ar-AE"/>
            </w:rPr>
          </w:pPr>
          <w:r>
            <w:rPr>
              <w:rFonts w:ascii="Tahoma" w:hAnsi="Tahoma" w:cs="Tahoma"/>
              <w:b/>
              <w:bCs/>
              <w:color w:val="323E4F" w:themeColor="text2" w:themeShade="BF"/>
              <w:sz w:val="40"/>
              <w:szCs w:val="40"/>
              <w:rtl/>
              <w:lang w:bidi="ar-AE"/>
            </w:rPr>
            <w:t>المجموعة العالمية للخدمات الأمنية</w:t>
          </w:r>
        </w:p>
        <w:p w14:paraId="6B366EA5" w14:textId="77777777" w:rsidR="000964C1" w:rsidRDefault="000964C1" w:rsidP="000964C1">
          <w:pPr>
            <w:pStyle w:val="Header"/>
            <w:tabs>
              <w:tab w:val="clear" w:pos="4513"/>
              <w:tab w:val="clear" w:pos="9026"/>
              <w:tab w:val="left" w:pos="10396"/>
              <w:tab w:val="right" w:pos="10466"/>
            </w:tabs>
            <w:jc w:val="center"/>
            <w:rPr>
              <w:rFonts w:ascii="Ebrima" w:hAnsi="Ebrima"/>
              <w:b/>
              <w:bCs/>
              <w:color w:val="B5031C"/>
              <w:sz w:val="36"/>
              <w:szCs w:val="36"/>
              <w:rtl/>
            </w:rPr>
          </w:pPr>
          <w:r>
            <w:rPr>
              <w:rFonts w:ascii="Ebrima" w:hAnsi="Ebrima"/>
              <w:b/>
              <w:bCs/>
              <w:color w:val="B5031C"/>
              <w:sz w:val="36"/>
              <w:szCs w:val="36"/>
            </w:rPr>
            <w:t>GLOBAL SECURITY SERVICES GROUP</w:t>
          </w:r>
        </w:p>
      </w:tc>
    </w:tr>
    <w:bookmarkEnd w:id="2"/>
    <w:bookmarkEnd w:id="3"/>
  </w:tbl>
  <w:p w14:paraId="4C6D93F1" w14:textId="5F9F74E4" w:rsidR="00B04691" w:rsidRPr="000964C1" w:rsidRDefault="00B04691" w:rsidP="004108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819EB"/>
    <w:multiLevelType w:val="hybridMultilevel"/>
    <w:tmpl w:val="19CCFB06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97969"/>
    <w:multiLevelType w:val="hybridMultilevel"/>
    <w:tmpl w:val="E6A83E84"/>
    <w:lvl w:ilvl="0" w:tplc="4608F8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F7F3E"/>
    <w:multiLevelType w:val="hybridMultilevel"/>
    <w:tmpl w:val="8174A82E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F241AF"/>
    <w:multiLevelType w:val="multilevel"/>
    <w:tmpl w:val="51CEA0AC"/>
    <w:lvl w:ilvl="0">
      <w:start w:val="1"/>
      <w:numFmt w:val="decimal"/>
      <w:lvlText w:val="%1."/>
      <w:lvlJc w:val="left"/>
      <w:pPr>
        <w:ind w:left="360" w:hanging="360"/>
      </w:pPr>
      <w:rPr>
        <w:rFonts w:cs="Times New Roman"/>
        <w:b/>
        <w:bCs/>
        <w:color w:val="auto"/>
      </w:rPr>
    </w:lvl>
    <w:lvl w:ilvl="1">
      <w:start w:val="1"/>
      <w:numFmt w:val="decimal"/>
      <w:lvlText w:val="%1.%2."/>
      <w:lvlJc w:val="left"/>
      <w:pPr>
        <w:ind w:left="882" w:hanging="432"/>
      </w:pPr>
      <w:rPr>
        <w:rFonts w:cs="Times New Roman"/>
        <w:b w:val="0"/>
        <w:bCs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4" w15:restartNumberingAfterBreak="0">
    <w:nsid w:val="235A75DB"/>
    <w:multiLevelType w:val="hybridMultilevel"/>
    <w:tmpl w:val="C86C637C"/>
    <w:lvl w:ilvl="0" w:tplc="EB501C9A">
      <w:start w:val="1"/>
      <w:numFmt w:val="lowerLetter"/>
      <w:lvlText w:val="%1-"/>
      <w:lvlJc w:val="left"/>
      <w:pPr>
        <w:ind w:left="578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298" w:hanging="360"/>
      </w:pPr>
    </w:lvl>
    <w:lvl w:ilvl="2" w:tplc="4C09001B" w:tentative="1">
      <w:start w:val="1"/>
      <w:numFmt w:val="lowerRoman"/>
      <w:lvlText w:val="%3."/>
      <w:lvlJc w:val="right"/>
      <w:pPr>
        <w:ind w:left="2018" w:hanging="180"/>
      </w:pPr>
    </w:lvl>
    <w:lvl w:ilvl="3" w:tplc="4C09000F" w:tentative="1">
      <w:start w:val="1"/>
      <w:numFmt w:val="decimal"/>
      <w:lvlText w:val="%4."/>
      <w:lvlJc w:val="left"/>
      <w:pPr>
        <w:ind w:left="2738" w:hanging="360"/>
      </w:pPr>
    </w:lvl>
    <w:lvl w:ilvl="4" w:tplc="4C090019" w:tentative="1">
      <w:start w:val="1"/>
      <w:numFmt w:val="lowerLetter"/>
      <w:lvlText w:val="%5."/>
      <w:lvlJc w:val="left"/>
      <w:pPr>
        <w:ind w:left="3458" w:hanging="360"/>
      </w:pPr>
    </w:lvl>
    <w:lvl w:ilvl="5" w:tplc="4C09001B" w:tentative="1">
      <w:start w:val="1"/>
      <w:numFmt w:val="lowerRoman"/>
      <w:lvlText w:val="%6."/>
      <w:lvlJc w:val="right"/>
      <w:pPr>
        <w:ind w:left="4178" w:hanging="180"/>
      </w:pPr>
    </w:lvl>
    <w:lvl w:ilvl="6" w:tplc="4C09000F" w:tentative="1">
      <w:start w:val="1"/>
      <w:numFmt w:val="decimal"/>
      <w:lvlText w:val="%7."/>
      <w:lvlJc w:val="left"/>
      <w:pPr>
        <w:ind w:left="4898" w:hanging="360"/>
      </w:pPr>
    </w:lvl>
    <w:lvl w:ilvl="7" w:tplc="4C090019" w:tentative="1">
      <w:start w:val="1"/>
      <w:numFmt w:val="lowerLetter"/>
      <w:lvlText w:val="%8."/>
      <w:lvlJc w:val="left"/>
      <w:pPr>
        <w:ind w:left="5618" w:hanging="360"/>
      </w:pPr>
    </w:lvl>
    <w:lvl w:ilvl="8" w:tplc="4C09001B" w:tentative="1">
      <w:start w:val="1"/>
      <w:numFmt w:val="lowerRoman"/>
      <w:lvlText w:val="%9."/>
      <w:lvlJc w:val="right"/>
      <w:pPr>
        <w:ind w:left="6338" w:hanging="180"/>
      </w:pPr>
    </w:lvl>
  </w:abstractNum>
  <w:abstractNum w:abstractNumId="5" w15:restartNumberingAfterBreak="0">
    <w:nsid w:val="23A65E4D"/>
    <w:multiLevelType w:val="hybridMultilevel"/>
    <w:tmpl w:val="6C100224"/>
    <w:lvl w:ilvl="0" w:tplc="B53C34AE">
      <w:start w:val="1"/>
      <w:numFmt w:val="decimal"/>
      <w:lvlText w:val="%1)"/>
      <w:lvlJc w:val="left"/>
      <w:pPr>
        <w:ind w:left="386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106" w:hanging="360"/>
      </w:pPr>
    </w:lvl>
    <w:lvl w:ilvl="2" w:tplc="4C09001B" w:tentative="1">
      <w:start w:val="1"/>
      <w:numFmt w:val="lowerRoman"/>
      <w:lvlText w:val="%3."/>
      <w:lvlJc w:val="right"/>
      <w:pPr>
        <w:ind w:left="1826" w:hanging="180"/>
      </w:pPr>
    </w:lvl>
    <w:lvl w:ilvl="3" w:tplc="4C09000F" w:tentative="1">
      <w:start w:val="1"/>
      <w:numFmt w:val="decimal"/>
      <w:lvlText w:val="%4."/>
      <w:lvlJc w:val="left"/>
      <w:pPr>
        <w:ind w:left="2546" w:hanging="360"/>
      </w:pPr>
    </w:lvl>
    <w:lvl w:ilvl="4" w:tplc="4C090019" w:tentative="1">
      <w:start w:val="1"/>
      <w:numFmt w:val="lowerLetter"/>
      <w:lvlText w:val="%5."/>
      <w:lvlJc w:val="left"/>
      <w:pPr>
        <w:ind w:left="3266" w:hanging="360"/>
      </w:pPr>
    </w:lvl>
    <w:lvl w:ilvl="5" w:tplc="4C09001B" w:tentative="1">
      <w:start w:val="1"/>
      <w:numFmt w:val="lowerRoman"/>
      <w:lvlText w:val="%6."/>
      <w:lvlJc w:val="right"/>
      <w:pPr>
        <w:ind w:left="3986" w:hanging="180"/>
      </w:pPr>
    </w:lvl>
    <w:lvl w:ilvl="6" w:tplc="4C09000F" w:tentative="1">
      <w:start w:val="1"/>
      <w:numFmt w:val="decimal"/>
      <w:lvlText w:val="%7."/>
      <w:lvlJc w:val="left"/>
      <w:pPr>
        <w:ind w:left="4706" w:hanging="360"/>
      </w:pPr>
    </w:lvl>
    <w:lvl w:ilvl="7" w:tplc="4C090019" w:tentative="1">
      <w:start w:val="1"/>
      <w:numFmt w:val="lowerLetter"/>
      <w:lvlText w:val="%8."/>
      <w:lvlJc w:val="left"/>
      <w:pPr>
        <w:ind w:left="5426" w:hanging="360"/>
      </w:pPr>
    </w:lvl>
    <w:lvl w:ilvl="8" w:tplc="4C09001B" w:tentative="1">
      <w:start w:val="1"/>
      <w:numFmt w:val="lowerRoman"/>
      <w:lvlText w:val="%9."/>
      <w:lvlJc w:val="right"/>
      <w:pPr>
        <w:ind w:left="6146" w:hanging="180"/>
      </w:pPr>
    </w:lvl>
  </w:abstractNum>
  <w:abstractNum w:abstractNumId="6" w15:restartNumberingAfterBreak="0">
    <w:nsid w:val="24BE3460"/>
    <w:multiLevelType w:val="hybridMultilevel"/>
    <w:tmpl w:val="89AE37E2"/>
    <w:lvl w:ilvl="0" w:tplc="F3AE07B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0C4F47"/>
    <w:multiLevelType w:val="hybridMultilevel"/>
    <w:tmpl w:val="ACD02EB2"/>
    <w:lvl w:ilvl="0" w:tplc="448AD74A">
      <w:start w:val="1"/>
      <w:numFmt w:val="decimal"/>
      <w:lvlText w:val="%1-"/>
      <w:lvlJc w:val="left"/>
      <w:pPr>
        <w:ind w:left="218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938" w:hanging="360"/>
      </w:pPr>
    </w:lvl>
    <w:lvl w:ilvl="2" w:tplc="4C09001B" w:tentative="1">
      <w:start w:val="1"/>
      <w:numFmt w:val="lowerRoman"/>
      <w:lvlText w:val="%3."/>
      <w:lvlJc w:val="right"/>
      <w:pPr>
        <w:ind w:left="1658" w:hanging="180"/>
      </w:pPr>
    </w:lvl>
    <w:lvl w:ilvl="3" w:tplc="4C09000F" w:tentative="1">
      <w:start w:val="1"/>
      <w:numFmt w:val="decimal"/>
      <w:lvlText w:val="%4."/>
      <w:lvlJc w:val="left"/>
      <w:pPr>
        <w:ind w:left="2378" w:hanging="360"/>
      </w:pPr>
    </w:lvl>
    <w:lvl w:ilvl="4" w:tplc="4C090019" w:tentative="1">
      <w:start w:val="1"/>
      <w:numFmt w:val="lowerLetter"/>
      <w:lvlText w:val="%5."/>
      <w:lvlJc w:val="left"/>
      <w:pPr>
        <w:ind w:left="3098" w:hanging="360"/>
      </w:pPr>
    </w:lvl>
    <w:lvl w:ilvl="5" w:tplc="4C09001B" w:tentative="1">
      <w:start w:val="1"/>
      <w:numFmt w:val="lowerRoman"/>
      <w:lvlText w:val="%6."/>
      <w:lvlJc w:val="right"/>
      <w:pPr>
        <w:ind w:left="3818" w:hanging="180"/>
      </w:pPr>
    </w:lvl>
    <w:lvl w:ilvl="6" w:tplc="4C09000F" w:tentative="1">
      <w:start w:val="1"/>
      <w:numFmt w:val="decimal"/>
      <w:lvlText w:val="%7."/>
      <w:lvlJc w:val="left"/>
      <w:pPr>
        <w:ind w:left="4538" w:hanging="360"/>
      </w:pPr>
    </w:lvl>
    <w:lvl w:ilvl="7" w:tplc="4C090019" w:tentative="1">
      <w:start w:val="1"/>
      <w:numFmt w:val="lowerLetter"/>
      <w:lvlText w:val="%8."/>
      <w:lvlJc w:val="left"/>
      <w:pPr>
        <w:ind w:left="5258" w:hanging="360"/>
      </w:pPr>
    </w:lvl>
    <w:lvl w:ilvl="8" w:tplc="4C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8" w15:restartNumberingAfterBreak="0">
    <w:nsid w:val="2E1E7A95"/>
    <w:multiLevelType w:val="hybridMultilevel"/>
    <w:tmpl w:val="5E58E9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4A0543"/>
    <w:multiLevelType w:val="hybridMultilevel"/>
    <w:tmpl w:val="5E58E98E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6563BF"/>
    <w:multiLevelType w:val="hybridMultilevel"/>
    <w:tmpl w:val="BCE63D6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C649E4"/>
    <w:multiLevelType w:val="hybridMultilevel"/>
    <w:tmpl w:val="9CAC0C82"/>
    <w:lvl w:ilvl="0" w:tplc="E8825F46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308" w:hanging="360"/>
      </w:pPr>
    </w:lvl>
    <w:lvl w:ilvl="2" w:tplc="4C09001B" w:tentative="1">
      <w:start w:val="1"/>
      <w:numFmt w:val="lowerRoman"/>
      <w:lvlText w:val="%3."/>
      <w:lvlJc w:val="right"/>
      <w:pPr>
        <w:ind w:left="2028" w:hanging="180"/>
      </w:pPr>
    </w:lvl>
    <w:lvl w:ilvl="3" w:tplc="4C09000F" w:tentative="1">
      <w:start w:val="1"/>
      <w:numFmt w:val="decimal"/>
      <w:lvlText w:val="%4."/>
      <w:lvlJc w:val="left"/>
      <w:pPr>
        <w:ind w:left="2748" w:hanging="360"/>
      </w:pPr>
    </w:lvl>
    <w:lvl w:ilvl="4" w:tplc="4C090019" w:tentative="1">
      <w:start w:val="1"/>
      <w:numFmt w:val="lowerLetter"/>
      <w:lvlText w:val="%5."/>
      <w:lvlJc w:val="left"/>
      <w:pPr>
        <w:ind w:left="3468" w:hanging="360"/>
      </w:pPr>
    </w:lvl>
    <w:lvl w:ilvl="5" w:tplc="4C09001B" w:tentative="1">
      <w:start w:val="1"/>
      <w:numFmt w:val="lowerRoman"/>
      <w:lvlText w:val="%6."/>
      <w:lvlJc w:val="right"/>
      <w:pPr>
        <w:ind w:left="4188" w:hanging="180"/>
      </w:pPr>
    </w:lvl>
    <w:lvl w:ilvl="6" w:tplc="4C09000F" w:tentative="1">
      <w:start w:val="1"/>
      <w:numFmt w:val="decimal"/>
      <w:lvlText w:val="%7."/>
      <w:lvlJc w:val="left"/>
      <w:pPr>
        <w:ind w:left="4908" w:hanging="360"/>
      </w:pPr>
    </w:lvl>
    <w:lvl w:ilvl="7" w:tplc="4C090019" w:tentative="1">
      <w:start w:val="1"/>
      <w:numFmt w:val="lowerLetter"/>
      <w:lvlText w:val="%8."/>
      <w:lvlJc w:val="left"/>
      <w:pPr>
        <w:ind w:left="5628" w:hanging="360"/>
      </w:pPr>
    </w:lvl>
    <w:lvl w:ilvl="8" w:tplc="4C09001B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2" w15:restartNumberingAfterBreak="0">
    <w:nsid w:val="40D20539"/>
    <w:multiLevelType w:val="hybridMultilevel"/>
    <w:tmpl w:val="3446F280"/>
    <w:lvl w:ilvl="0" w:tplc="4C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13" w15:restartNumberingAfterBreak="0">
    <w:nsid w:val="46F85052"/>
    <w:multiLevelType w:val="hybridMultilevel"/>
    <w:tmpl w:val="9CAC0C82"/>
    <w:lvl w:ilvl="0" w:tplc="FFFFFFFF">
      <w:start w:val="1"/>
      <w:numFmt w:val="decimal"/>
      <w:lvlText w:val="%1-"/>
      <w:lvlJc w:val="left"/>
      <w:pPr>
        <w:ind w:left="58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08" w:hanging="360"/>
      </w:pPr>
    </w:lvl>
    <w:lvl w:ilvl="2" w:tplc="FFFFFFFF" w:tentative="1">
      <w:start w:val="1"/>
      <w:numFmt w:val="lowerRoman"/>
      <w:lvlText w:val="%3."/>
      <w:lvlJc w:val="right"/>
      <w:pPr>
        <w:ind w:left="2028" w:hanging="180"/>
      </w:pPr>
    </w:lvl>
    <w:lvl w:ilvl="3" w:tplc="FFFFFFFF" w:tentative="1">
      <w:start w:val="1"/>
      <w:numFmt w:val="decimal"/>
      <w:lvlText w:val="%4."/>
      <w:lvlJc w:val="left"/>
      <w:pPr>
        <w:ind w:left="2748" w:hanging="360"/>
      </w:pPr>
    </w:lvl>
    <w:lvl w:ilvl="4" w:tplc="FFFFFFFF" w:tentative="1">
      <w:start w:val="1"/>
      <w:numFmt w:val="lowerLetter"/>
      <w:lvlText w:val="%5."/>
      <w:lvlJc w:val="left"/>
      <w:pPr>
        <w:ind w:left="3468" w:hanging="360"/>
      </w:pPr>
    </w:lvl>
    <w:lvl w:ilvl="5" w:tplc="FFFFFFFF" w:tentative="1">
      <w:start w:val="1"/>
      <w:numFmt w:val="lowerRoman"/>
      <w:lvlText w:val="%6."/>
      <w:lvlJc w:val="right"/>
      <w:pPr>
        <w:ind w:left="4188" w:hanging="180"/>
      </w:pPr>
    </w:lvl>
    <w:lvl w:ilvl="6" w:tplc="FFFFFFFF" w:tentative="1">
      <w:start w:val="1"/>
      <w:numFmt w:val="decimal"/>
      <w:lvlText w:val="%7."/>
      <w:lvlJc w:val="left"/>
      <w:pPr>
        <w:ind w:left="4908" w:hanging="360"/>
      </w:pPr>
    </w:lvl>
    <w:lvl w:ilvl="7" w:tplc="FFFFFFFF" w:tentative="1">
      <w:start w:val="1"/>
      <w:numFmt w:val="lowerLetter"/>
      <w:lvlText w:val="%8."/>
      <w:lvlJc w:val="left"/>
      <w:pPr>
        <w:ind w:left="5628" w:hanging="360"/>
      </w:pPr>
    </w:lvl>
    <w:lvl w:ilvl="8" w:tplc="FFFFFFFF" w:tentative="1">
      <w:start w:val="1"/>
      <w:numFmt w:val="lowerRoman"/>
      <w:lvlText w:val="%9."/>
      <w:lvlJc w:val="right"/>
      <w:pPr>
        <w:ind w:left="6348" w:hanging="180"/>
      </w:pPr>
    </w:lvl>
  </w:abstractNum>
  <w:abstractNum w:abstractNumId="14" w15:restartNumberingAfterBreak="0">
    <w:nsid w:val="4AEC0F87"/>
    <w:multiLevelType w:val="hybridMultilevel"/>
    <w:tmpl w:val="D8EA0FE0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006A70"/>
    <w:multiLevelType w:val="hybridMultilevel"/>
    <w:tmpl w:val="428A2950"/>
    <w:lvl w:ilvl="0" w:tplc="4C090001">
      <w:start w:val="1"/>
      <w:numFmt w:val="bullet"/>
      <w:lvlText w:val=""/>
      <w:lvlJc w:val="left"/>
      <w:pPr>
        <w:ind w:left="1106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26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46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66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86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706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26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46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66" w:hanging="360"/>
      </w:pPr>
      <w:rPr>
        <w:rFonts w:ascii="Wingdings" w:hAnsi="Wingdings" w:hint="default"/>
      </w:rPr>
    </w:lvl>
  </w:abstractNum>
  <w:abstractNum w:abstractNumId="16" w15:restartNumberingAfterBreak="0">
    <w:nsid w:val="5E041BFD"/>
    <w:multiLevelType w:val="hybridMultilevel"/>
    <w:tmpl w:val="C2BC49A6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D002B8"/>
    <w:multiLevelType w:val="hybridMultilevel"/>
    <w:tmpl w:val="98C2DC52"/>
    <w:lvl w:ilvl="0" w:tplc="1AB86E4A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2D349D"/>
    <w:multiLevelType w:val="hybridMultilevel"/>
    <w:tmpl w:val="321CED9A"/>
    <w:lvl w:ilvl="0" w:tplc="4C09001B">
      <w:start w:val="1"/>
      <w:numFmt w:val="lowerRoman"/>
      <w:lvlText w:val="%1."/>
      <w:lvlJc w:val="right"/>
      <w:pPr>
        <w:ind w:left="1440" w:hanging="360"/>
      </w:pPr>
    </w:lvl>
    <w:lvl w:ilvl="1" w:tplc="4C090019">
      <w:start w:val="1"/>
      <w:numFmt w:val="lowerLetter"/>
      <w:lvlText w:val="%2."/>
      <w:lvlJc w:val="left"/>
      <w:pPr>
        <w:ind w:left="2160" w:hanging="360"/>
      </w:pPr>
    </w:lvl>
    <w:lvl w:ilvl="2" w:tplc="4C09001B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8971CC7"/>
    <w:multiLevelType w:val="hybridMultilevel"/>
    <w:tmpl w:val="5E1E13B8"/>
    <w:lvl w:ilvl="0" w:tplc="00889882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800" w:hanging="360"/>
      </w:pPr>
    </w:lvl>
    <w:lvl w:ilvl="2" w:tplc="4C09001B" w:tentative="1">
      <w:start w:val="1"/>
      <w:numFmt w:val="lowerRoman"/>
      <w:lvlText w:val="%3."/>
      <w:lvlJc w:val="right"/>
      <w:pPr>
        <w:ind w:left="2520" w:hanging="180"/>
      </w:pPr>
    </w:lvl>
    <w:lvl w:ilvl="3" w:tplc="4C09000F" w:tentative="1">
      <w:start w:val="1"/>
      <w:numFmt w:val="decimal"/>
      <w:lvlText w:val="%4."/>
      <w:lvlJc w:val="left"/>
      <w:pPr>
        <w:ind w:left="3240" w:hanging="360"/>
      </w:pPr>
    </w:lvl>
    <w:lvl w:ilvl="4" w:tplc="4C090019" w:tentative="1">
      <w:start w:val="1"/>
      <w:numFmt w:val="lowerLetter"/>
      <w:lvlText w:val="%5."/>
      <w:lvlJc w:val="left"/>
      <w:pPr>
        <w:ind w:left="3960" w:hanging="360"/>
      </w:pPr>
    </w:lvl>
    <w:lvl w:ilvl="5" w:tplc="4C09001B" w:tentative="1">
      <w:start w:val="1"/>
      <w:numFmt w:val="lowerRoman"/>
      <w:lvlText w:val="%6."/>
      <w:lvlJc w:val="right"/>
      <w:pPr>
        <w:ind w:left="4680" w:hanging="180"/>
      </w:pPr>
    </w:lvl>
    <w:lvl w:ilvl="6" w:tplc="4C09000F" w:tentative="1">
      <w:start w:val="1"/>
      <w:numFmt w:val="decimal"/>
      <w:lvlText w:val="%7."/>
      <w:lvlJc w:val="left"/>
      <w:pPr>
        <w:ind w:left="5400" w:hanging="360"/>
      </w:pPr>
    </w:lvl>
    <w:lvl w:ilvl="7" w:tplc="4C090019" w:tentative="1">
      <w:start w:val="1"/>
      <w:numFmt w:val="lowerLetter"/>
      <w:lvlText w:val="%8."/>
      <w:lvlJc w:val="left"/>
      <w:pPr>
        <w:ind w:left="6120" w:hanging="360"/>
      </w:pPr>
    </w:lvl>
    <w:lvl w:ilvl="8" w:tplc="4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F1761E3"/>
    <w:multiLevelType w:val="hybridMultilevel"/>
    <w:tmpl w:val="009A5904"/>
    <w:lvl w:ilvl="0" w:tplc="4C09001B">
      <w:start w:val="1"/>
      <w:numFmt w:val="lowerRoman"/>
      <w:lvlText w:val="%1."/>
      <w:lvlJc w:val="right"/>
      <w:pPr>
        <w:ind w:left="1440" w:hanging="360"/>
      </w:pPr>
    </w:lvl>
    <w:lvl w:ilvl="1" w:tplc="4C090019" w:tentative="1">
      <w:start w:val="1"/>
      <w:numFmt w:val="lowerLetter"/>
      <w:lvlText w:val="%2."/>
      <w:lvlJc w:val="left"/>
      <w:pPr>
        <w:ind w:left="2160" w:hanging="360"/>
      </w:pPr>
    </w:lvl>
    <w:lvl w:ilvl="2" w:tplc="4C09001B" w:tentative="1">
      <w:start w:val="1"/>
      <w:numFmt w:val="lowerRoman"/>
      <w:lvlText w:val="%3."/>
      <w:lvlJc w:val="right"/>
      <w:pPr>
        <w:ind w:left="2880" w:hanging="180"/>
      </w:pPr>
    </w:lvl>
    <w:lvl w:ilvl="3" w:tplc="4C09000F" w:tentative="1">
      <w:start w:val="1"/>
      <w:numFmt w:val="decimal"/>
      <w:lvlText w:val="%4."/>
      <w:lvlJc w:val="left"/>
      <w:pPr>
        <w:ind w:left="3600" w:hanging="360"/>
      </w:pPr>
    </w:lvl>
    <w:lvl w:ilvl="4" w:tplc="4C090019" w:tentative="1">
      <w:start w:val="1"/>
      <w:numFmt w:val="lowerLetter"/>
      <w:lvlText w:val="%5."/>
      <w:lvlJc w:val="left"/>
      <w:pPr>
        <w:ind w:left="4320" w:hanging="360"/>
      </w:pPr>
    </w:lvl>
    <w:lvl w:ilvl="5" w:tplc="4C09001B" w:tentative="1">
      <w:start w:val="1"/>
      <w:numFmt w:val="lowerRoman"/>
      <w:lvlText w:val="%6."/>
      <w:lvlJc w:val="right"/>
      <w:pPr>
        <w:ind w:left="5040" w:hanging="180"/>
      </w:pPr>
    </w:lvl>
    <w:lvl w:ilvl="6" w:tplc="4C09000F" w:tentative="1">
      <w:start w:val="1"/>
      <w:numFmt w:val="decimal"/>
      <w:lvlText w:val="%7."/>
      <w:lvlJc w:val="left"/>
      <w:pPr>
        <w:ind w:left="5760" w:hanging="360"/>
      </w:pPr>
    </w:lvl>
    <w:lvl w:ilvl="7" w:tplc="4C090019" w:tentative="1">
      <w:start w:val="1"/>
      <w:numFmt w:val="lowerLetter"/>
      <w:lvlText w:val="%8."/>
      <w:lvlJc w:val="left"/>
      <w:pPr>
        <w:ind w:left="6480" w:hanging="360"/>
      </w:pPr>
    </w:lvl>
    <w:lvl w:ilvl="8" w:tplc="4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48713172">
    <w:abstractNumId w:val="3"/>
  </w:num>
  <w:num w:numId="2" w16cid:durableId="1148866709">
    <w:abstractNumId w:val="19"/>
  </w:num>
  <w:num w:numId="3" w16cid:durableId="479738092">
    <w:abstractNumId w:val="7"/>
  </w:num>
  <w:num w:numId="4" w16cid:durableId="59986873">
    <w:abstractNumId w:val="4"/>
  </w:num>
  <w:num w:numId="5" w16cid:durableId="1667778121">
    <w:abstractNumId w:val="17"/>
  </w:num>
  <w:num w:numId="6" w16cid:durableId="426584550">
    <w:abstractNumId w:val="20"/>
  </w:num>
  <w:num w:numId="7" w16cid:durableId="657225082">
    <w:abstractNumId w:val="18"/>
  </w:num>
  <w:num w:numId="8" w16cid:durableId="1420101987">
    <w:abstractNumId w:val="16"/>
  </w:num>
  <w:num w:numId="9" w16cid:durableId="865752680">
    <w:abstractNumId w:val="1"/>
  </w:num>
  <w:num w:numId="10" w16cid:durableId="1206680770">
    <w:abstractNumId w:val="11"/>
  </w:num>
  <w:num w:numId="11" w16cid:durableId="816340377">
    <w:abstractNumId w:val="13"/>
  </w:num>
  <w:num w:numId="12" w16cid:durableId="480510090">
    <w:abstractNumId w:val="14"/>
  </w:num>
  <w:num w:numId="13" w16cid:durableId="1195271131">
    <w:abstractNumId w:val="0"/>
  </w:num>
  <w:num w:numId="14" w16cid:durableId="1705984412">
    <w:abstractNumId w:val="9"/>
  </w:num>
  <w:num w:numId="15" w16cid:durableId="1819221004">
    <w:abstractNumId w:val="8"/>
  </w:num>
  <w:num w:numId="16" w16cid:durableId="1990208163">
    <w:abstractNumId w:val="15"/>
  </w:num>
  <w:num w:numId="17" w16cid:durableId="1001658497">
    <w:abstractNumId w:val="12"/>
  </w:num>
  <w:num w:numId="18" w16cid:durableId="1435319800">
    <w:abstractNumId w:val="2"/>
  </w:num>
  <w:num w:numId="19" w16cid:durableId="645742935">
    <w:abstractNumId w:val="5"/>
  </w:num>
  <w:num w:numId="20" w16cid:durableId="1583485323">
    <w:abstractNumId w:val="10"/>
  </w:num>
  <w:num w:numId="21" w16cid:durableId="818882788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his pc">
    <w15:presenceInfo w15:providerId="None" w15:userId="This p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cwMzQ0tzA2NzIxM7VU0lEKTi0uzszPAykwqgUAgNi9sywAAAA="/>
  </w:docVars>
  <w:rsids>
    <w:rsidRoot w:val="007D1921"/>
    <w:rsid w:val="00001491"/>
    <w:rsid w:val="00004F7F"/>
    <w:rsid w:val="00007C51"/>
    <w:rsid w:val="00010F3B"/>
    <w:rsid w:val="00011262"/>
    <w:rsid w:val="00011E64"/>
    <w:rsid w:val="00015D97"/>
    <w:rsid w:val="0002042B"/>
    <w:rsid w:val="00022DFD"/>
    <w:rsid w:val="00040C85"/>
    <w:rsid w:val="00053A61"/>
    <w:rsid w:val="00055575"/>
    <w:rsid w:val="00057A96"/>
    <w:rsid w:val="000604B1"/>
    <w:rsid w:val="000671A4"/>
    <w:rsid w:val="00072806"/>
    <w:rsid w:val="0007335E"/>
    <w:rsid w:val="00074998"/>
    <w:rsid w:val="00076F99"/>
    <w:rsid w:val="00080E17"/>
    <w:rsid w:val="0008196B"/>
    <w:rsid w:val="00087B92"/>
    <w:rsid w:val="00092CDA"/>
    <w:rsid w:val="000960A7"/>
    <w:rsid w:val="000964C1"/>
    <w:rsid w:val="000A1D06"/>
    <w:rsid w:val="000B1D3E"/>
    <w:rsid w:val="000B5736"/>
    <w:rsid w:val="000C02D7"/>
    <w:rsid w:val="000C1B6B"/>
    <w:rsid w:val="000D11E9"/>
    <w:rsid w:val="000D53E3"/>
    <w:rsid w:val="000F5673"/>
    <w:rsid w:val="001010D1"/>
    <w:rsid w:val="0010350E"/>
    <w:rsid w:val="0010449D"/>
    <w:rsid w:val="00105A84"/>
    <w:rsid w:val="00106100"/>
    <w:rsid w:val="0010726E"/>
    <w:rsid w:val="00107807"/>
    <w:rsid w:val="001104A8"/>
    <w:rsid w:val="00110C32"/>
    <w:rsid w:val="00110D64"/>
    <w:rsid w:val="00110DB6"/>
    <w:rsid w:val="00112AFA"/>
    <w:rsid w:val="00113FD1"/>
    <w:rsid w:val="00114262"/>
    <w:rsid w:val="0011426D"/>
    <w:rsid w:val="00114DA8"/>
    <w:rsid w:val="00115349"/>
    <w:rsid w:val="00116BB6"/>
    <w:rsid w:val="00116C79"/>
    <w:rsid w:val="00121F9A"/>
    <w:rsid w:val="00123B6E"/>
    <w:rsid w:val="001248A4"/>
    <w:rsid w:val="00130E9D"/>
    <w:rsid w:val="00133277"/>
    <w:rsid w:val="00133562"/>
    <w:rsid w:val="00140962"/>
    <w:rsid w:val="00143A27"/>
    <w:rsid w:val="00146D26"/>
    <w:rsid w:val="00147FDF"/>
    <w:rsid w:val="001502AE"/>
    <w:rsid w:val="0016054A"/>
    <w:rsid w:val="0016197E"/>
    <w:rsid w:val="00167942"/>
    <w:rsid w:val="00167DE1"/>
    <w:rsid w:val="00170FD8"/>
    <w:rsid w:val="0017783A"/>
    <w:rsid w:val="0018632F"/>
    <w:rsid w:val="00194EF2"/>
    <w:rsid w:val="00197A1F"/>
    <w:rsid w:val="001B2CFB"/>
    <w:rsid w:val="001B3C09"/>
    <w:rsid w:val="001B4B75"/>
    <w:rsid w:val="001B5A43"/>
    <w:rsid w:val="001B6003"/>
    <w:rsid w:val="001C2BAF"/>
    <w:rsid w:val="001C3A68"/>
    <w:rsid w:val="001D7D2D"/>
    <w:rsid w:val="001E1B78"/>
    <w:rsid w:val="001E3272"/>
    <w:rsid w:val="001F1710"/>
    <w:rsid w:val="001F1D8D"/>
    <w:rsid w:val="001F2B03"/>
    <w:rsid w:val="001F7A1F"/>
    <w:rsid w:val="0020091D"/>
    <w:rsid w:val="00203EA0"/>
    <w:rsid w:val="00206E28"/>
    <w:rsid w:val="002109C4"/>
    <w:rsid w:val="00220313"/>
    <w:rsid w:val="0022260C"/>
    <w:rsid w:val="00224FE6"/>
    <w:rsid w:val="002500F0"/>
    <w:rsid w:val="0025017B"/>
    <w:rsid w:val="00250F58"/>
    <w:rsid w:val="00257E20"/>
    <w:rsid w:val="00261C39"/>
    <w:rsid w:val="00263665"/>
    <w:rsid w:val="00266994"/>
    <w:rsid w:val="00266E95"/>
    <w:rsid w:val="00274A07"/>
    <w:rsid w:val="0028022F"/>
    <w:rsid w:val="00280B86"/>
    <w:rsid w:val="00280C51"/>
    <w:rsid w:val="002871B1"/>
    <w:rsid w:val="0029116C"/>
    <w:rsid w:val="00292E8F"/>
    <w:rsid w:val="00294C92"/>
    <w:rsid w:val="002977D6"/>
    <w:rsid w:val="002A23A3"/>
    <w:rsid w:val="002A6546"/>
    <w:rsid w:val="002A77A4"/>
    <w:rsid w:val="002B2835"/>
    <w:rsid w:val="002B5FC8"/>
    <w:rsid w:val="002B7021"/>
    <w:rsid w:val="002C4A0E"/>
    <w:rsid w:val="002D1C76"/>
    <w:rsid w:val="002E4E0F"/>
    <w:rsid w:val="002F1DD1"/>
    <w:rsid w:val="00312578"/>
    <w:rsid w:val="00313625"/>
    <w:rsid w:val="003160B5"/>
    <w:rsid w:val="00316624"/>
    <w:rsid w:val="003168CA"/>
    <w:rsid w:val="00316F63"/>
    <w:rsid w:val="003273B2"/>
    <w:rsid w:val="00331E4E"/>
    <w:rsid w:val="0033474C"/>
    <w:rsid w:val="00334F18"/>
    <w:rsid w:val="00342A60"/>
    <w:rsid w:val="00345B97"/>
    <w:rsid w:val="00350C9B"/>
    <w:rsid w:val="00360410"/>
    <w:rsid w:val="0036445A"/>
    <w:rsid w:val="0036453C"/>
    <w:rsid w:val="00365C51"/>
    <w:rsid w:val="0038265B"/>
    <w:rsid w:val="00383D82"/>
    <w:rsid w:val="00383E0D"/>
    <w:rsid w:val="00392762"/>
    <w:rsid w:val="0039357B"/>
    <w:rsid w:val="003A03A3"/>
    <w:rsid w:val="003A05AA"/>
    <w:rsid w:val="003A09EB"/>
    <w:rsid w:val="003A6B67"/>
    <w:rsid w:val="003B2B9F"/>
    <w:rsid w:val="003B4523"/>
    <w:rsid w:val="003C62A6"/>
    <w:rsid w:val="003C65D3"/>
    <w:rsid w:val="003D092B"/>
    <w:rsid w:val="003D5B22"/>
    <w:rsid w:val="003E3070"/>
    <w:rsid w:val="003E67FB"/>
    <w:rsid w:val="003F0C23"/>
    <w:rsid w:val="003F2706"/>
    <w:rsid w:val="003F3A07"/>
    <w:rsid w:val="003F7E5A"/>
    <w:rsid w:val="00405095"/>
    <w:rsid w:val="004108C6"/>
    <w:rsid w:val="00411719"/>
    <w:rsid w:val="0042725E"/>
    <w:rsid w:val="0042737B"/>
    <w:rsid w:val="004304B8"/>
    <w:rsid w:val="00432034"/>
    <w:rsid w:val="00435153"/>
    <w:rsid w:val="0043557B"/>
    <w:rsid w:val="004364D7"/>
    <w:rsid w:val="0044083D"/>
    <w:rsid w:val="00447B1C"/>
    <w:rsid w:val="004572F4"/>
    <w:rsid w:val="004750E5"/>
    <w:rsid w:val="0048027F"/>
    <w:rsid w:val="00481C92"/>
    <w:rsid w:val="00483551"/>
    <w:rsid w:val="004908A5"/>
    <w:rsid w:val="004928AB"/>
    <w:rsid w:val="00492F7C"/>
    <w:rsid w:val="00494A4A"/>
    <w:rsid w:val="004961EE"/>
    <w:rsid w:val="00497E00"/>
    <w:rsid w:val="004A17EB"/>
    <w:rsid w:val="004A1F9F"/>
    <w:rsid w:val="004A71FC"/>
    <w:rsid w:val="004A7BEE"/>
    <w:rsid w:val="004B14F2"/>
    <w:rsid w:val="004B19CA"/>
    <w:rsid w:val="004B4E5E"/>
    <w:rsid w:val="004B6523"/>
    <w:rsid w:val="004B7390"/>
    <w:rsid w:val="004B758B"/>
    <w:rsid w:val="004B7875"/>
    <w:rsid w:val="004C03C6"/>
    <w:rsid w:val="004D4852"/>
    <w:rsid w:val="004E24E2"/>
    <w:rsid w:val="004E6608"/>
    <w:rsid w:val="004F0735"/>
    <w:rsid w:val="004F612F"/>
    <w:rsid w:val="004F63B1"/>
    <w:rsid w:val="00502ACE"/>
    <w:rsid w:val="00506646"/>
    <w:rsid w:val="005103D6"/>
    <w:rsid w:val="00517F86"/>
    <w:rsid w:val="00543B38"/>
    <w:rsid w:val="00544F58"/>
    <w:rsid w:val="00550BD5"/>
    <w:rsid w:val="00551C86"/>
    <w:rsid w:val="00554070"/>
    <w:rsid w:val="005542D2"/>
    <w:rsid w:val="00557DEB"/>
    <w:rsid w:val="00563418"/>
    <w:rsid w:val="005700E1"/>
    <w:rsid w:val="00574CF4"/>
    <w:rsid w:val="00580BA0"/>
    <w:rsid w:val="00583126"/>
    <w:rsid w:val="00584D71"/>
    <w:rsid w:val="00585C07"/>
    <w:rsid w:val="00590B0A"/>
    <w:rsid w:val="00596960"/>
    <w:rsid w:val="005A0022"/>
    <w:rsid w:val="005A2944"/>
    <w:rsid w:val="005A5995"/>
    <w:rsid w:val="005A666B"/>
    <w:rsid w:val="005B7475"/>
    <w:rsid w:val="005C640B"/>
    <w:rsid w:val="005D0F77"/>
    <w:rsid w:val="005D7F29"/>
    <w:rsid w:val="005E129D"/>
    <w:rsid w:val="005E1302"/>
    <w:rsid w:val="005E1958"/>
    <w:rsid w:val="005E4449"/>
    <w:rsid w:val="005E4C1A"/>
    <w:rsid w:val="005F2B36"/>
    <w:rsid w:val="005F3A1B"/>
    <w:rsid w:val="005F44C2"/>
    <w:rsid w:val="005F769F"/>
    <w:rsid w:val="00603A9E"/>
    <w:rsid w:val="00610F14"/>
    <w:rsid w:val="00612FFF"/>
    <w:rsid w:val="00613558"/>
    <w:rsid w:val="0061493D"/>
    <w:rsid w:val="006152D7"/>
    <w:rsid w:val="00615862"/>
    <w:rsid w:val="006206A6"/>
    <w:rsid w:val="00624C5A"/>
    <w:rsid w:val="0063223C"/>
    <w:rsid w:val="0063741A"/>
    <w:rsid w:val="00646FBD"/>
    <w:rsid w:val="00655FF8"/>
    <w:rsid w:val="006569FB"/>
    <w:rsid w:val="00656A34"/>
    <w:rsid w:val="00657D8D"/>
    <w:rsid w:val="0066181D"/>
    <w:rsid w:val="00661B70"/>
    <w:rsid w:val="00671A7D"/>
    <w:rsid w:val="00674CEC"/>
    <w:rsid w:val="00680C1C"/>
    <w:rsid w:val="00681888"/>
    <w:rsid w:val="0069216B"/>
    <w:rsid w:val="006925C0"/>
    <w:rsid w:val="006A050D"/>
    <w:rsid w:val="006A1455"/>
    <w:rsid w:val="006A50CC"/>
    <w:rsid w:val="006A69C7"/>
    <w:rsid w:val="006B16FB"/>
    <w:rsid w:val="006B3AB0"/>
    <w:rsid w:val="006B56D5"/>
    <w:rsid w:val="006C164F"/>
    <w:rsid w:val="006C39A7"/>
    <w:rsid w:val="006C46B1"/>
    <w:rsid w:val="006D2A5F"/>
    <w:rsid w:val="006D48EE"/>
    <w:rsid w:val="006E244B"/>
    <w:rsid w:val="006E441F"/>
    <w:rsid w:val="006E58D2"/>
    <w:rsid w:val="006F6199"/>
    <w:rsid w:val="00703A8B"/>
    <w:rsid w:val="00705675"/>
    <w:rsid w:val="00706129"/>
    <w:rsid w:val="0070751B"/>
    <w:rsid w:val="007114B7"/>
    <w:rsid w:val="007159A4"/>
    <w:rsid w:val="00720C93"/>
    <w:rsid w:val="007237BA"/>
    <w:rsid w:val="007249EF"/>
    <w:rsid w:val="00727F60"/>
    <w:rsid w:val="00730976"/>
    <w:rsid w:val="00731A4C"/>
    <w:rsid w:val="007362FD"/>
    <w:rsid w:val="00750DFA"/>
    <w:rsid w:val="00761659"/>
    <w:rsid w:val="00761D84"/>
    <w:rsid w:val="00765C82"/>
    <w:rsid w:val="00773602"/>
    <w:rsid w:val="00775B41"/>
    <w:rsid w:val="00777770"/>
    <w:rsid w:val="00781FBD"/>
    <w:rsid w:val="007958A2"/>
    <w:rsid w:val="0079659B"/>
    <w:rsid w:val="007A6831"/>
    <w:rsid w:val="007A773E"/>
    <w:rsid w:val="007B66D3"/>
    <w:rsid w:val="007B6A4D"/>
    <w:rsid w:val="007C3CA8"/>
    <w:rsid w:val="007C4111"/>
    <w:rsid w:val="007C7A47"/>
    <w:rsid w:val="007D1921"/>
    <w:rsid w:val="007D4C30"/>
    <w:rsid w:val="007E2AAF"/>
    <w:rsid w:val="007F5429"/>
    <w:rsid w:val="0080530F"/>
    <w:rsid w:val="00807613"/>
    <w:rsid w:val="0081381E"/>
    <w:rsid w:val="00814143"/>
    <w:rsid w:val="0081668F"/>
    <w:rsid w:val="00821C1C"/>
    <w:rsid w:val="00825E41"/>
    <w:rsid w:val="00827055"/>
    <w:rsid w:val="00836C95"/>
    <w:rsid w:val="00844F23"/>
    <w:rsid w:val="0085282D"/>
    <w:rsid w:val="00854A3A"/>
    <w:rsid w:val="0085693B"/>
    <w:rsid w:val="008624E5"/>
    <w:rsid w:val="008644B4"/>
    <w:rsid w:val="00866BB5"/>
    <w:rsid w:val="00870188"/>
    <w:rsid w:val="00892E5C"/>
    <w:rsid w:val="008941FF"/>
    <w:rsid w:val="00897FA7"/>
    <w:rsid w:val="008A01ED"/>
    <w:rsid w:val="008A340C"/>
    <w:rsid w:val="008A34E0"/>
    <w:rsid w:val="008A597D"/>
    <w:rsid w:val="008B7D35"/>
    <w:rsid w:val="008C741D"/>
    <w:rsid w:val="008F03A8"/>
    <w:rsid w:val="008F0567"/>
    <w:rsid w:val="008F14E7"/>
    <w:rsid w:val="008F746E"/>
    <w:rsid w:val="008F7953"/>
    <w:rsid w:val="00903042"/>
    <w:rsid w:val="00904A26"/>
    <w:rsid w:val="00911A3B"/>
    <w:rsid w:val="009358B0"/>
    <w:rsid w:val="0094761B"/>
    <w:rsid w:val="00964711"/>
    <w:rsid w:val="00970386"/>
    <w:rsid w:val="009711C9"/>
    <w:rsid w:val="00971C8E"/>
    <w:rsid w:val="00973555"/>
    <w:rsid w:val="00994608"/>
    <w:rsid w:val="00994A39"/>
    <w:rsid w:val="00996910"/>
    <w:rsid w:val="009A29CB"/>
    <w:rsid w:val="009B0334"/>
    <w:rsid w:val="009B4CB1"/>
    <w:rsid w:val="009C3DD3"/>
    <w:rsid w:val="009C61C9"/>
    <w:rsid w:val="009C6940"/>
    <w:rsid w:val="009D0BD4"/>
    <w:rsid w:val="009D0FC8"/>
    <w:rsid w:val="009D1BC5"/>
    <w:rsid w:val="009D1FBB"/>
    <w:rsid w:val="009D2890"/>
    <w:rsid w:val="009D73C7"/>
    <w:rsid w:val="009E1433"/>
    <w:rsid w:val="009E37AE"/>
    <w:rsid w:val="009F3F03"/>
    <w:rsid w:val="00A01F21"/>
    <w:rsid w:val="00A06A1D"/>
    <w:rsid w:val="00A06B59"/>
    <w:rsid w:val="00A12763"/>
    <w:rsid w:val="00A17B76"/>
    <w:rsid w:val="00A207D0"/>
    <w:rsid w:val="00A21674"/>
    <w:rsid w:val="00A32587"/>
    <w:rsid w:val="00A3628A"/>
    <w:rsid w:val="00A42030"/>
    <w:rsid w:val="00A51624"/>
    <w:rsid w:val="00A57DCC"/>
    <w:rsid w:val="00A604C9"/>
    <w:rsid w:val="00A61B86"/>
    <w:rsid w:val="00A61C5F"/>
    <w:rsid w:val="00A6690B"/>
    <w:rsid w:val="00A723C3"/>
    <w:rsid w:val="00A74219"/>
    <w:rsid w:val="00A8358F"/>
    <w:rsid w:val="00A87E3D"/>
    <w:rsid w:val="00A97DE8"/>
    <w:rsid w:val="00AA30B6"/>
    <w:rsid w:val="00AA3A2D"/>
    <w:rsid w:val="00AA4B98"/>
    <w:rsid w:val="00AA7D47"/>
    <w:rsid w:val="00AB04AA"/>
    <w:rsid w:val="00AB1F31"/>
    <w:rsid w:val="00AB2868"/>
    <w:rsid w:val="00AB72E7"/>
    <w:rsid w:val="00AC0D86"/>
    <w:rsid w:val="00AC1123"/>
    <w:rsid w:val="00AC50F0"/>
    <w:rsid w:val="00AC5F8E"/>
    <w:rsid w:val="00AC7B21"/>
    <w:rsid w:val="00AD459E"/>
    <w:rsid w:val="00AD5319"/>
    <w:rsid w:val="00AD72E0"/>
    <w:rsid w:val="00AE006B"/>
    <w:rsid w:val="00AF4BC8"/>
    <w:rsid w:val="00B011EB"/>
    <w:rsid w:val="00B04691"/>
    <w:rsid w:val="00B0702A"/>
    <w:rsid w:val="00B12A4F"/>
    <w:rsid w:val="00B13526"/>
    <w:rsid w:val="00B138A7"/>
    <w:rsid w:val="00B1469B"/>
    <w:rsid w:val="00B15471"/>
    <w:rsid w:val="00B15FA9"/>
    <w:rsid w:val="00B20BDA"/>
    <w:rsid w:val="00B2243F"/>
    <w:rsid w:val="00B2753F"/>
    <w:rsid w:val="00B31A0D"/>
    <w:rsid w:val="00B329A1"/>
    <w:rsid w:val="00B33F20"/>
    <w:rsid w:val="00B34BAA"/>
    <w:rsid w:val="00B43DC1"/>
    <w:rsid w:val="00B55DA0"/>
    <w:rsid w:val="00B63C4A"/>
    <w:rsid w:val="00B64DCA"/>
    <w:rsid w:val="00B662CF"/>
    <w:rsid w:val="00B67AA6"/>
    <w:rsid w:val="00B75CF7"/>
    <w:rsid w:val="00B7613D"/>
    <w:rsid w:val="00B8255D"/>
    <w:rsid w:val="00B831AB"/>
    <w:rsid w:val="00B83902"/>
    <w:rsid w:val="00B83EED"/>
    <w:rsid w:val="00B87CD4"/>
    <w:rsid w:val="00B90AA6"/>
    <w:rsid w:val="00B95E24"/>
    <w:rsid w:val="00BA1D24"/>
    <w:rsid w:val="00BA5DA4"/>
    <w:rsid w:val="00BB6C51"/>
    <w:rsid w:val="00BD3D57"/>
    <w:rsid w:val="00BD4DBF"/>
    <w:rsid w:val="00BD5FFC"/>
    <w:rsid w:val="00BE094A"/>
    <w:rsid w:val="00BE2EDB"/>
    <w:rsid w:val="00BE3001"/>
    <w:rsid w:val="00BF59FE"/>
    <w:rsid w:val="00BF6546"/>
    <w:rsid w:val="00C00243"/>
    <w:rsid w:val="00C02586"/>
    <w:rsid w:val="00C07D52"/>
    <w:rsid w:val="00C137A4"/>
    <w:rsid w:val="00C13B24"/>
    <w:rsid w:val="00C27715"/>
    <w:rsid w:val="00C32F63"/>
    <w:rsid w:val="00C377EE"/>
    <w:rsid w:val="00C379A9"/>
    <w:rsid w:val="00C4397E"/>
    <w:rsid w:val="00C451D8"/>
    <w:rsid w:val="00C503A0"/>
    <w:rsid w:val="00C50890"/>
    <w:rsid w:val="00C543C4"/>
    <w:rsid w:val="00C67FE3"/>
    <w:rsid w:val="00C711EE"/>
    <w:rsid w:val="00C72774"/>
    <w:rsid w:val="00C82315"/>
    <w:rsid w:val="00C82D1D"/>
    <w:rsid w:val="00C878DD"/>
    <w:rsid w:val="00C9182B"/>
    <w:rsid w:val="00C94988"/>
    <w:rsid w:val="00CA0296"/>
    <w:rsid w:val="00CA36DF"/>
    <w:rsid w:val="00CA4D2F"/>
    <w:rsid w:val="00CA6A3B"/>
    <w:rsid w:val="00CB0F15"/>
    <w:rsid w:val="00CC269A"/>
    <w:rsid w:val="00CC2DAE"/>
    <w:rsid w:val="00CC38B5"/>
    <w:rsid w:val="00CC3D81"/>
    <w:rsid w:val="00CF73CE"/>
    <w:rsid w:val="00D01BA7"/>
    <w:rsid w:val="00D02FF7"/>
    <w:rsid w:val="00D07302"/>
    <w:rsid w:val="00D103AD"/>
    <w:rsid w:val="00D13D51"/>
    <w:rsid w:val="00D22011"/>
    <w:rsid w:val="00D240D5"/>
    <w:rsid w:val="00D311B0"/>
    <w:rsid w:val="00D4079C"/>
    <w:rsid w:val="00D41253"/>
    <w:rsid w:val="00D43E3B"/>
    <w:rsid w:val="00D44D9A"/>
    <w:rsid w:val="00D44E96"/>
    <w:rsid w:val="00D5023C"/>
    <w:rsid w:val="00D5144C"/>
    <w:rsid w:val="00D523D8"/>
    <w:rsid w:val="00D61954"/>
    <w:rsid w:val="00D628AB"/>
    <w:rsid w:val="00D652F2"/>
    <w:rsid w:val="00D65E71"/>
    <w:rsid w:val="00D749E4"/>
    <w:rsid w:val="00D83825"/>
    <w:rsid w:val="00D86063"/>
    <w:rsid w:val="00D9181F"/>
    <w:rsid w:val="00D9654F"/>
    <w:rsid w:val="00D96970"/>
    <w:rsid w:val="00D96A85"/>
    <w:rsid w:val="00DA5075"/>
    <w:rsid w:val="00DA7C2A"/>
    <w:rsid w:val="00DB41E8"/>
    <w:rsid w:val="00DC0C4C"/>
    <w:rsid w:val="00DC6FC9"/>
    <w:rsid w:val="00DC793D"/>
    <w:rsid w:val="00DC7C4C"/>
    <w:rsid w:val="00DD1E09"/>
    <w:rsid w:val="00DD5914"/>
    <w:rsid w:val="00DF3D81"/>
    <w:rsid w:val="00DF6F87"/>
    <w:rsid w:val="00E0107E"/>
    <w:rsid w:val="00E06B1A"/>
    <w:rsid w:val="00E17C3A"/>
    <w:rsid w:val="00E2414D"/>
    <w:rsid w:val="00E33462"/>
    <w:rsid w:val="00E367B9"/>
    <w:rsid w:val="00E3718C"/>
    <w:rsid w:val="00E44D69"/>
    <w:rsid w:val="00E634E8"/>
    <w:rsid w:val="00E6424A"/>
    <w:rsid w:val="00E77372"/>
    <w:rsid w:val="00E81FFA"/>
    <w:rsid w:val="00E85211"/>
    <w:rsid w:val="00E90DE5"/>
    <w:rsid w:val="00E9128C"/>
    <w:rsid w:val="00E9259B"/>
    <w:rsid w:val="00EA1F26"/>
    <w:rsid w:val="00EA32D9"/>
    <w:rsid w:val="00EB4AF2"/>
    <w:rsid w:val="00EB55BF"/>
    <w:rsid w:val="00ED005C"/>
    <w:rsid w:val="00ED0BB3"/>
    <w:rsid w:val="00ED116A"/>
    <w:rsid w:val="00ED19D4"/>
    <w:rsid w:val="00ED336F"/>
    <w:rsid w:val="00ED700A"/>
    <w:rsid w:val="00EE6DD7"/>
    <w:rsid w:val="00EF0C93"/>
    <w:rsid w:val="00F006D9"/>
    <w:rsid w:val="00F0118B"/>
    <w:rsid w:val="00F0697B"/>
    <w:rsid w:val="00F07EA9"/>
    <w:rsid w:val="00F15549"/>
    <w:rsid w:val="00F15606"/>
    <w:rsid w:val="00F22A10"/>
    <w:rsid w:val="00F344E0"/>
    <w:rsid w:val="00F352A2"/>
    <w:rsid w:val="00F3745A"/>
    <w:rsid w:val="00F3762F"/>
    <w:rsid w:val="00F43BF5"/>
    <w:rsid w:val="00F54646"/>
    <w:rsid w:val="00F630C0"/>
    <w:rsid w:val="00F719D9"/>
    <w:rsid w:val="00F77DB9"/>
    <w:rsid w:val="00F85C8A"/>
    <w:rsid w:val="00F86952"/>
    <w:rsid w:val="00F91424"/>
    <w:rsid w:val="00F93183"/>
    <w:rsid w:val="00F948F2"/>
    <w:rsid w:val="00F97D63"/>
    <w:rsid w:val="00FA3BB1"/>
    <w:rsid w:val="00FA735F"/>
    <w:rsid w:val="00FB5917"/>
    <w:rsid w:val="00FC5E8A"/>
    <w:rsid w:val="00FD39C1"/>
    <w:rsid w:val="00FD6566"/>
    <w:rsid w:val="00FE0464"/>
    <w:rsid w:val="00FE047C"/>
    <w:rsid w:val="00FE05BB"/>
    <w:rsid w:val="00FE408E"/>
    <w:rsid w:val="00FF4F62"/>
    <w:rsid w:val="00FF520E"/>
    <w:rsid w:val="00FF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E0819"/>
  <w15:chartTrackingRefBased/>
  <w15:docId w15:val="{FE3AEC27-830D-1C41-84F4-45BA20292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192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1921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7D192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921"/>
    <w:rPr>
      <w:lang w:val="en-GB"/>
    </w:rPr>
  </w:style>
  <w:style w:type="table" w:styleId="TableGrid">
    <w:name w:val="Table Grid"/>
    <w:basedOn w:val="TableNormal"/>
    <w:uiPriority w:val="39"/>
    <w:rsid w:val="007D19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5D0F77"/>
  </w:style>
  <w:style w:type="paragraph" w:styleId="NoSpacing">
    <w:name w:val="No Spacing"/>
    <w:uiPriority w:val="1"/>
    <w:qFormat/>
    <w:rsid w:val="006B16FB"/>
    <w:rPr>
      <w:lang w:val="en-GB"/>
    </w:rPr>
  </w:style>
  <w:style w:type="paragraph" w:styleId="ListParagraph">
    <w:name w:val="List Paragraph"/>
    <w:basedOn w:val="Normal"/>
    <w:uiPriority w:val="34"/>
    <w:qFormat/>
    <w:rsid w:val="0007335E"/>
    <w:pPr>
      <w:ind w:left="720"/>
    </w:pPr>
    <w:rPr>
      <w:rFonts w:ascii="Calibri" w:eastAsia="Times New Roman" w:hAnsi="Calibri" w:cs="Times New Roman"/>
      <w:sz w:val="22"/>
      <w:szCs w:val="22"/>
      <w:lang w:val="en-US"/>
    </w:rPr>
  </w:style>
  <w:style w:type="paragraph" w:customStyle="1" w:styleId="Default">
    <w:name w:val="Default"/>
    <w:uiPriority w:val="99"/>
    <w:rsid w:val="0007335E"/>
    <w:pPr>
      <w:autoSpaceDE w:val="0"/>
      <w:autoSpaceDN w:val="0"/>
      <w:adjustRightInd w:val="0"/>
    </w:pPr>
    <w:rPr>
      <w:rFonts w:ascii="SDDCXY+Calibri" w:eastAsia="Times New Roman" w:hAnsi="SDDCXY+Calibri" w:cs="SDDCXY+Calibri"/>
      <w:color w:val="000000"/>
      <w:lang w:val="en-GB"/>
    </w:rPr>
  </w:style>
  <w:style w:type="paragraph" w:styleId="Revision">
    <w:name w:val="Revision"/>
    <w:hidden/>
    <w:uiPriority w:val="99"/>
    <w:semiHidden/>
    <w:rsid w:val="002871B1"/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B138A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138A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138A7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138A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138A7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1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8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0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11/relationships/people" Target="peop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184B96-B105-4B90-A834-9582F8FC0E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966</TotalTime>
  <Pages>1</Pages>
  <Words>132</Words>
  <Characters>755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 Rykaart</dc:creator>
  <cp:keywords/>
  <dc:description/>
  <cp:lastModifiedBy>GSSG</cp:lastModifiedBy>
  <cp:revision>295</cp:revision>
  <cp:lastPrinted>2026-03-03T05:44:00Z</cp:lastPrinted>
  <dcterms:created xsi:type="dcterms:W3CDTF">2022-05-26T08:43:00Z</dcterms:created>
  <dcterms:modified xsi:type="dcterms:W3CDTF">2026-04-28T06:12:00Z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383638a6d91e0dabc1eb0614e8448345ce54d03bd87b2ada7d74fecebcb642d9</vt:lpwstr>
  </property>
</Properties>
</file>