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FAB6" w14:textId="75E529C0" w:rsidR="002871B1" w:rsidRPr="002F0BDA" w:rsidDel="00B138A7" w:rsidRDefault="002871B1" w:rsidP="00261C39">
      <w:pPr>
        <w:bidi/>
        <w:rPr>
          <w:del w:id="0" w:author="This pc" w:date="2024-10-06T13:32:00Z" w16du:dateUtc="2024-10-06T09:32:00Z"/>
          <w:rFonts w:cstheme="minorHAnsi"/>
          <w:bCs/>
          <w:sz w:val="2"/>
          <w:szCs w:val="2"/>
        </w:rPr>
      </w:pPr>
    </w:p>
    <w:p w14:paraId="34305919" w14:textId="737F9200" w:rsidR="002871B1" w:rsidRPr="00261C39" w:rsidDel="00B138A7" w:rsidRDefault="002871B1" w:rsidP="002871B1">
      <w:pPr>
        <w:pStyle w:val="ListParagraph"/>
        <w:bidi/>
        <w:rPr>
          <w:del w:id="1" w:author="This pc" w:date="2024-10-06T13:32:00Z" w16du:dateUtc="2024-10-06T09:32:00Z"/>
          <w:rFonts w:cstheme="minorHAnsi"/>
          <w:bCs/>
          <w:sz w:val="8"/>
          <w:szCs w:val="8"/>
        </w:rPr>
      </w:pPr>
    </w:p>
    <w:tbl>
      <w:tblPr>
        <w:tblStyle w:val="TableGrid"/>
        <w:bidiVisual/>
        <w:tblW w:w="10922" w:type="dxa"/>
        <w:jc w:val="center"/>
        <w:tblLook w:val="04A0" w:firstRow="1" w:lastRow="0" w:firstColumn="1" w:lastColumn="0" w:noHBand="0" w:noVBand="1"/>
      </w:tblPr>
      <w:tblGrid>
        <w:gridCol w:w="2350"/>
        <w:gridCol w:w="1860"/>
        <w:gridCol w:w="1530"/>
        <w:gridCol w:w="1350"/>
        <w:gridCol w:w="1800"/>
        <w:gridCol w:w="2032"/>
      </w:tblGrid>
      <w:tr w:rsidR="004E3739" w:rsidRPr="00EC517D" w14:paraId="4E95084E" w14:textId="77777777" w:rsidTr="00785CAF">
        <w:trPr>
          <w:jc w:val="center"/>
        </w:trPr>
        <w:tc>
          <w:tcPr>
            <w:tcW w:w="10922" w:type="dxa"/>
            <w:gridSpan w:val="6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00000"/>
          </w:tcPr>
          <w:p w14:paraId="712FB739" w14:textId="03353CBA" w:rsidR="004E3739" w:rsidRPr="00EC517D" w:rsidRDefault="004E3739" w:rsidP="00785CA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proofErr w:type="spellStart"/>
            <w:r w:rsidRPr="00EC517D">
              <w:rPr>
                <w:rFonts w:cstheme="minorHAnsi" w:hint="cs"/>
                <w:bCs/>
                <w:sz w:val="32"/>
                <w:szCs w:val="32"/>
                <w:rtl/>
              </w:rPr>
              <w:t>الإستقالة</w:t>
            </w:r>
            <w:proofErr w:type="spellEnd"/>
          </w:p>
        </w:tc>
      </w:tr>
      <w:tr w:rsidR="004E3739" w:rsidRPr="00EC517D" w14:paraId="563933D9" w14:textId="77777777" w:rsidTr="00785CAF">
        <w:trPr>
          <w:trHeight w:val="675"/>
          <w:jc w:val="center"/>
        </w:trPr>
        <w:tc>
          <w:tcPr>
            <w:tcW w:w="2350" w:type="dxa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8EAADB" w:themeFill="accent1" w:themeFillTint="99"/>
          </w:tcPr>
          <w:p w14:paraId="46D2E397" w14:textId="77777777" w:rsidR="004E3739" w:rsidRPr="002F0BDA" w:rsidRDefault="004E3739" w:rsidP="00785CAF">
            <w:pPr>
              <w:pStyle w:val="ListParagraph"/>
              <w:bidi/>
              <w:ind w:left="0"/>
              <w:rPr>
                <w:rFonts w:cstheme="minorHAnsi"/>
                <w:bCs/>
                <w:sz w:val="8"/>
                <w:szCs w:val="8"/>
                <w:rtl/>
              </w:rPr>
            </w:pPr>
          </w:p>
          <w:p w14:paraId="466C8941" w14:textId="3F87A01D" w:rsidR="004E3739" w:rsidRPr="002F0BDA" w:rsidRDefault="004E3739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التاري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>ـــــــــــــــــــــــــــــــــــــــــــــــــ</w:t>
            </w: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خ </w:t>
            </w:r>
          </w:p>
        </w:tc>
        <w:tc>
          <w:tcPr>
            <w:tcW w:w="1860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6E8FD187" w14:textId="7C061571" w:rsidR="002F0BDA" w:rsidRPr="00EC517D" w:rsidRDefault="008943A8" w:rsidP="008943A8">
            <w:pPr>
              <w:tabs>
                <w:tab w:val="left" w:pos="1470"/>
              </w:tabs>
              <w:jc w:val="center"/>
              <w:rPr>
                <w:rFonts w:ascii="Arial Black" w:hAnsi="Arial Black"/>
                <w:bCs/>
                <w:rtl/>
                <w:lang w:val="en-US"/>
              </w:rPr>
            </w:pPr>
            <w:r>
              <w:rPr>
                <w:rFonts w:ascii="Arial Black" w:hAnsi="Arial Black"/>
                <w:bCs/>
                <w:lang w:val="en-US"/>
              </w:rPr>
              <w:t>{{ today }}</w:t>
            </w:r>
          </w:p>
        </w:tc>
        <w:tc>
          <w:tcPr>
            <w:tcW w:w="1530" w:type="dxa"/>
            <w:tcBorders>
              <w:top w:val="thinThickSmallGap" w:sz="24" w:space="0" w:color="auto"/>
            </w:tcBorders>
            <w:shd w:val="clear" w:color="auto" w:fill="8EAADB" w:themeFill="accent1" w:themeFillTint="99"/>
          </w:tcPr>
          <w:p w14:paraId="412070A9" w14:textId="77777777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1E661CEF" w14:textId="27494673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350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5B9E7862" w14:textId="107179A1" w:rsidR="004E3739" w:rsidRPr="009D73B1" w:rsidRDefault="008943A8" w:rsidP="008943A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{{ employee_id }}</w:t>
            </w:r>
          </w:p>
        </w:tc>
        <w:tc>
          <w:tcPr>
            <w:tcW w:w="1800" w:type="dxa"/>
            <w:tcBorders>
              <w:top w:val="thinThickSmallGap" w:sz="24" w:space="0" w:color="auto"/>
            </w:tcBorders>
            <w:shd w:val="clear" w:color="auto" w:fill="8EAADB" w:themeFill="accent1" w:themeFillTint="99"/>
          </w:tcPr>
          <w:p w14:paraId="211B16E0" w14:textId="77777777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0CDB872A" w14:textId="238A8DF3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 xml:space="preserve">المسمى الوظيفي  </w:t>
            </w:r>
          </w:p>
        </w:tc>
        <w:tc>
          <w:tcPr>
            <w:tcW w:w="2032" w:type="dxa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28C47A21" w14:textId="64EFC1CC" w:rsidR="00E21D06" w:rsidRPr="00EC517D" w:rsidRDefault="008943A8" w:rsidP="008943A8">
            <w:pPr>
              <w:bidi/>
              <w:jc w:val="center"/>
              <w:rPr>
                <w:rFonts w:ascii="Arial Black" w:hAnsi="Arial Black" w:cs="Calibri"/>
                <w:bCs/>
                <w:color w:val="000000"/>
                <w:lang w:val="en-AE"/>
              </w:rPr>
            </w:pPr>
            <w:r>
              <w:rPr>
                <w:rFonts w:ascii="Arial Black" w:hAnsi="Arial Black" w:cs="Calibri"/>
                <w:bCs/>
                <w:color w:val="000000"/>
              </w:rPr>
              <w:t>{{ position_ar }}</w:t>
            </w:r>
          </w:p>
          <w:p w14:paraId="4E70BE16" w14:textId="3EEA0C84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</w:tc>
      </w:tr>
      <w:tr w:rsidR="00EB68A9" w:rsidRPr="00EC517D" w14:paraId="491DD157" w14:textId="77777777" w:rsidTr="00785CAF">
        <w:trPr>
          <w:trHeight w:val="548"/>
          <w:jc w:val="center"/>
        </w:trPr>
        <w:tc>
          <w:tcPr>
            <w:tcW w:w="2350" w:type="dxa"/>
            <w:tcBorders>
              <w:left w:val="thinThickSmallGap" w:sz="24" w:space="0" w:color="auto"/>
            </w:tcBorders>
            <w:shd w:val="clear" w:color="auto" w:fill="8EAADB" w:themeFill="accent1" w:themeFillTint="99"/>
          </w:tcPr>
          <w:p w14:paraId="76A4C23E" w14:textId="77777777" w:rsidR="00EB68A9" w:rsidRPr="00F6798A" w:rsidRDefault="00EB68A9" w:rsidP="00785CAF">
            <w:pPr>
              <w:pStyle w:val="ListParagraph"/>
              <w:bidi/>
              <w:ind w:left="0"/>
              <w:rPr>
                <w:rFonts w:cstheme="minorHAnsi"/>
                <w:bCs/>
                <w:sz w:val="14"/>
                <w:szCs w:val="14"/>
                <w:rtl/>
              </w:rPr>
            </w:pPr>
          </w:p>
          <w:p w14:paraId="1EB08741" w14:textId="7B5B409F" w:rsidR="00EB68A9" w:rsidRPr="002F0BDA" w:rsidRDefault="00EB68A9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الإٍســـــــــــــــــــــــــــــــــــــــــــــــــــــــــــــم </w:t>
            </w:r>
          </w:p>
        </w:tc>
        <w:tc>
          <w:tcPr>
            <w:tcW w:w="8572" w:type="dxa"/>
            <w:gridSpan w:val="5"/>
            <w:tcBorders>
              <w:right w:val="thinThickSmallGap" w:sz="24" w:space="0" w:color="auto"/>
            </w:tcBorders>
            <w:shd w:val="clear" w:color="auto" w:fill="FFFFFF" w:themeFill="background1"/>
          </w:tcPr>
          <w:p w14:paraId="6221E367" w14:textId="5CEAA186" w:rsidR="00EB68A9" w:rsidRPr="009D73B1" w:rsidRDefault="008943A8" w:rsidP="00785CAF">
            <w:pPr>
              <w:bidi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{{ employee_name_ar }}</w:t>
            </w:r>
          </w:p>
        </w:tc>
      </w:tr>
      <w:tr w:rsidR="00F6798A" w:rsidRPr="00EC517D" w14:paraId="5729B65D" w14:textId="77777777" w:rsidTr="00785CAF">
        <w:trPr>
          <w:trHeight w:val="800"/>
          <w:jc w:val="center"/>
        </w:trPr>
        <w:tc>
          <w:tcPr>
            <w:tcW w:w="2350" w:type="dxa"/>
            <w:tcBorders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230C964D" w14:textId="77777777" w:rsidR="00F6798A" w:rsidRPr="002F0BDA" w:rsidRDefault="00F6798A" w:rsidP="00785CAF">
            <w:pPr>
              <w:pStyle w:val="ListParagraph"/>
              <w:bidi/>
              <w:ind w:left="0"/>
              <w:rPr>
                <w:rFonts w:cstheme="minorHAnsi"/>
                <w:bCs/>
                <w:sz w:val="16"/>
                <w:szCs w:val="16"/>
                <w:rtl/>
              </w:rPr>
            </w:pPr>
          </w:p>
          <w:p w14:paraId="65BE3F06" w14:textId="13FD86EF" w:rsidR="00F6798A" w:rsidRPr="00C4397E" w:rsidRDefault="00F6798A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الجنسية  </w:t>
            </w:r>
          </w:p>
        </w:tc>
        <w:tc>
          <w:tcPr>
            <w:tcW w:w="1860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4E84AA49" w14:textId="30437988" w:rsidR="00EC517D" w:rsidRPr="00EC517D" w:rsidRDefault="008943A8" w:rsidP="00785CAF">
            <w:pPr>
              <w:bidi/>
              <w:rPr>
                <w:rFonts w:ascii="Arial Black" w:hAnsi="Arial Black"/>
                <w:bCs/>
                <w:rtl/>
              </w:rPr>
            </w:pPr>
            <w:r>
              <w:rPr>
                <w:rFonts w:ascii="Arial Black" w:hAnsi="Arial Black"/>
                <w:bCs/>
              </w:rPr>
              <w:t>{{ nationality }}</w:t>
            </w:r>
          </w:p>
        </w:tc>
        <w:tc>
          <w:tcPr>
            <w:tcW w:w="1530" w:type="dxa"/>
            <w:tcBorders>
              <w:bottom w:val="thinThickSmallGap" w:sz="24" w:space="0" w:color="auto"/>
            </w:tcBorders>
            <w:shd w:val="clear" w:color="auto" w:fill="8EAADB" w:themeFill="accent1" w:themeFillTint="99"/>
          </w:tcPr>
          <w:p w14:paraId="1A31AA37" w14:textId="77777777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52859BF1" w14:textId="76CB0F9D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مكان الوظيفة</w:t>
            </w:r>
          </w:p>
        </w:tc>
        <w:tc>
          <w:tcPr>
            <w:tcW w:w="1350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7D1E51BD" w14:textId="219FEE0D" w:rsidR="00EC517D" w:rsidRPr="00EC517D" w:rsidRDefault="00A7100B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0331</w:t>
            </w:r>
          </w:p>
        </w:tc>
        <w:tc>
          <w:tcPr>
            <w:tcW w:w="1800" w:type="dxa"/>
            <w:tcBorders>
              <w:bottom w:val="thinThickSmallGap" w:sz="24" w:space="0" w:color="auto"/>
            </w:tcBorders>
            <w:shd w:val="clear" w:color="auto" w:fill="8EAADB" w:themeFill="accent1" w:themeFillTint="99"/>
          </w:tcPr>
          <w:p w14:paraId="332408F0" w14:textId="77777777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22539454" w14:textId="26D0EF50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الهاتف</w:t>
            </w:r>
          </w:p>
        </w:tc>
        <w:tc>
          <w:tcPr>
            <w:tcW w:w="2032" w:type="dxa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ABC5C31" w14:textId="279A26CE" w:rsidR="00F6798A" w:rsidRPr="009D73B1" w:rsidRDefault="008943A8" w:rsidP="00785CAF">
            <w:pPr>
              <w:bidi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{{ phone }}</w:t>
            </w:r>
          </w:p>
        </w:tc>
      </w:tr>
    </w:tbl>
    <w:p w14:paraId="36DB3B4E" w14:textId="10693156" w:rsidR="005C28CB" w:rsidRPr="005C28CB" w:rsidRDefault="005C28CB" w:rsidP="005C28CB">
      <w:pPr>
        <w:pStyle w:val="ListParagraph"/>
        <w:bidi/>
        <w:ind w:left="0"/>
        <w:rPr>
          <w:rFonts w:cstheme="minorHAnsi"/>
          <w:bCs/>
          <w:sz w:val="2"/>
          <w:szCs w:val="2"/>
          <w:rtl/>
        </w:rPr>
      </w:pPr>
    </w:p>
    <w:p w14:paraId="760E61B7" w14:textId="2ACCE907" w:rsidR="00483551" w:rsidRPr="002F0BDA" w:rsidRDefault="00483551" w:rsidP="002871B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tbl>
      <w:tblPr>
        <w:tblStyle w:val="TableGrid"/>
        <w:bidiVisual/>
        <w:tblW w:w="10912" w:type="dxa"/>
        <w:jc w:val="center"/>
        <w:tblLook w:val="04A0" w:firstRow="1" w:lastRow="0" w:firstColumn="1" w:lastColumn="0" w:noHBand="0" w:noVBand="1"/>
      </w:tblPr>
      <w:tblGrid>
        <w:gridCol w:w="10912"/>
      </w:tblGrid>
      <w:tr w:rsidR="00483551" w14:paraId="15FDBB60" w14:textId="77777777" w:rsidTr="00785CAF">
        <w:trPr>
          <w:trHeight w:val="3105"/>
          <w:jc w:val="center"/>
        </w:trPr>
        <w:tc>
          <w:tcPr>
            <w:tcW w:w="1091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BB1C094" w14:textId="77777777" w:rsidR="005C28CB" w:rsidRPr="005C28CB" w:rsidRDefault="005C28CB" w:rsidP="005C28CB">
            <w:pPr>
              <w:pStyle w:val="ListParagraph"/>
              <w:bidi/>
              <w:ind w:left="0"/>
              <w:rPr>
                <w:rFonts w:cstheme="minorHAnsi"/>
                <w:bCs/>
                <w:sz w:val="16"/>
                <w:szCs w:val="16"/>
                <w:rtl/>
              </w:rPr>
            </w:pPr>
          </w:p>
          <w:p w14:paraId="2E966179" w14:textId="72E58F27" w:rsidR="005C28CB" w:rsidRDefault="005C28CB" w:rsidP="005C28CB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 w:rsidRPr="005C28CB">
              <w:rPr>
                <w:rFonts w:cstheme="minorHAnsi" w:hint="cs"/>
                <w:bCs/>
                <w:sz w:val="28"/>
                <w:szCs w:val="28"/>
                <w:rtl/>
              </w:rPr>
              <w:t>السي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د مدير مشروع مركز الإصلاح والتأهيل </w:t>
            </w:r>
            <w:r>
              <w:rPr>
                <w:rFonts w:cstheme="minorHAnsi"/>
                <w:bCs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الوثبة 2                                                                       المحترم </w:t>
            </w:r>
            <w:r w:rsidRPr="005C28CB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  <w:p w14:paraId="5A261F65" w14:textId="1D35DFE2" w:rsidR="005C28CB" w:rsidRDefault="005C28CB" w:rsidP="005C28CB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تحية طيبة وبعد : </w:t>
            </w:r>
          </w:p>
          <w:p w14:paraId="5527B452" w14:textId="77777777" w:rsidR="002F0BDA" w:rsidRPr="002F0BDA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6"/>
                <w:szCs w:val="16"/>
                <w:rtl/>
              </w:rPr>
            </w:pPr>
          </w:p>
          <w:p w14:paraId="0E750647" w14:textId="01995AF1" w:rsidR="002F0BDA" w:rsidRPr="002F0BDA" w:rsidRDefault="005C28CB" w:rsidP="00C75E2F">
            <w:pPr>
              <w:pStyle w:val="ListParagraph"/>
              <w:bidi/>
              <w:ind w:left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أتقدم لسيادتكم بطلب </w:t>
            </w:r>
            <w:proofErr w:type="spellStart"/>
            <w:r>
              <w:rPr>
                <w:rFonts w:cstheme="minorHAnsi" w:hint="cs"/>
                <w:bCs/>
                <w:sz w:val="28"/>
                <w:szCs w:val="28"/>
                <w:rtl/>
              </w:rPr>
              <w:t>إستقالة</w:t>
            </w:r>
            <w:proofErr w:type="spellEnd"/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عن العمل بتاريخ   </w:t>
            </w:r>
            <w:r w:rsidR="008943A8">
              <w:rPr>
                <w:rFonts w:cstheme="minorHAnsi"/>
                <w:bCs/>
                <w:sz w:val="28"/>
                <w:szCs w:val="28"/>
              </w:rPr>
              <w:t>{{ day }}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  <w:r w:rsidR="00F773C0">
              <w:rPr>
                <w:rFonts w:cstheme="minorHAnsi"/>
                <w:bCs/>
                <w:sz w:val="28"/>
                <w:szCs w:val="28"/>
              </w:rPr>
              <w:t xml:space="preserve"> 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/  </w:t>
            </w:r>
            <w:r w:rsidR="008943A8">
              <w:rPr>
                <w:rFonts w:cstheme="minorHAnsi"/>
                <w:bCs/>
                <w:sz w:val="28"/>
                <w:szCs w:val="28"/>
              </w:rPr>
              <w:t>{{ month }}</w:t>
            </w:r>
            <w:r w:rsidR="00F773C0">
              <w:rPr>
                <w:rFonts w:cstheme="minorHAnsi"/>
                <w:bCs/>
                <w:sz w:val="28"/>
                <w:szCs w:val="28"/>
              </w:rPr>
              <w:t xml:space="preserve"> 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/   </w:t>
            </w:r>
            <w:r w:rsidR="008943A8">
              <w:rPr>
                <w:rFonts w:cstheme="minorHAnsi"/>
                <w:bCs/>
                <w:sz w:val="28"/>
                <w:szCs w:val="28"/>
              </w:rPr>
              <w:t>{{ year }}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راجياً من سيادتكم قبول الطلب متمنياً لكم التوفيق نظراً للأسباب التالية </w:t>
            </w:r>
            <w:r w:rsidR="002F0BDA">
              <w:rPr>
                <w:rFonts w:cstheme="minorHAnsi" w:hint="cs"/>
                <w:bCs/>
                <w:sz w:val="28"/>
                <w:szCs w:val="28"/>
                <w:rtl/>
              </w:rPr>
              <w:t xml:space="preserve">: </w:t>
            </w:r>
          </w:p>
          <w:p w14:paraId="51A00F6D" w14:textId="2AFCF9A3" w:rsidR="00CA36DF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rtl/>
              </w:rPr>
            </w:pPr>
            <w:r>
              <w:rPr>
                <w:rFonts w:cstheme="minorHAnsi" w:hint="cs"/>
                <w:bCs/>
                <w:sz w:val="12"/>
                <w:szCs w:val="12"/>
                <w:rtl/>
              </w:rPr>
              <w:t xml:space="preserve">  </w:t>
            </w:r>
          </w:p>
          <w:p w14:paraId="765BD4A2" w14:textId="77777777" w:rsidR="002F0BDA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rtl/>
              </w:rPr>
            </w:pPr>
          </w:p>
          <w:p w14:paraId="7C48370E" w14:textId="19F19F91" w:rsidR="002F0BDA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rtl/>
              </w:rPr>
            </w:pPr>
          </w:p>
          <w:p w14:paraId="77466BB4" w14:textId="3EF292B3" w:rsidR="002F0BDA" w:rsidRPr="00C04F08" w:rsidRDefault="002F0BDA" w:rsidP="00C04F08">
            <w:pPr>
              <w:pStyle w:val="ListParagraph"/>
              <w:bidi/>
              <w:rPr>
                <w:rFonts w:cstheme="minorHAnsi"/>
                <w:bCs/>
                <w:sz w:val="36"/>
                <w:szCs w:val="36"/>
                <w:rtl/>
              </w:rPr>
            </w:pPr>
            <w:r w:rsidRPr="00C04F08">
              <w:rPr>
                <w:rFonts w:cstheme="minorHAnsi" w:hint="cs"/>
                <w:bCs/>
                <w:sz w:val="36"/>
                <w:szCs w:val="36"/>
                <w:rtl/>
              </w:rPr>
              <w:t>.......</w:t>
            </w:r>
            <w:r w:rsidR="00C04F08">
              <w:rPr>
                <w:rFonts w:cstheme="minorHAnsi" w:hint="cs"/>
                <w:bCs/>
                <w:sz w:val="36"/>
                <w:szCs w:val="36"/>
                <w:rtl/>
              </w:rPr>
              <w:t>.........................................................................</w:t>
            </w:r>
          </w:p>
          <w:p w14:paraId="2ED3FF81" w14:textId="39582E2C" w:rsidR="002F0BDA" w:rsidRPr="002F0BDA" w:rsidRDefault="00C04F08" w:rsidP="00C04F08">
            <w:pPr>
              <w:pStyle w:val="ListParagraph"/>
              <w:bidi/>
              <w:rPr>
                <w:rFonts w:cstheme="minorHAnsi"/>
                <w:bCs/>
                <w:sz w:val="12"/>
                <w:szCs w:val="12"/>
                <w:rtl/>
              </w:rPr>
            </w:pPr>
            <w:r w:rsidRPr="00C04F08">
              <w:rPr>
                <w:rFonts w:cs="Calibri"/>
                <w:bCs/>
                <w:sz w:val="36"/>
                <w:szCs w:val="36"/>
                <w:rtl/>
              </w:rPr>
              <w:t>.......</w:t>
            </w:r>
            <w:r>
              <w:rPr>
                <w:rFonts w:cs="Calibri" w:hint="cs"/>
                <w:bCs/>
                <w:sz w:val="36"/>
                <w:szCs w:val="36"/>
                <w:rtl/>
              </w:rPr>
              <w:t>.........................................................................</w:t>
            </w:r>
          </w:p>
        </w:tc>
      </w:tr>
    </w:tbl>
    <w:p w14:paraId="4A135523" w14:textId="77777777" w:rsidR="00483551" w:rsidRPr="00483551" w:rsidRDefault="00483551" w:rsidP="0048355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tbl>
      <w:tblPr>
        <w:tblStyle w:val="TableGrid"/>
        <w:bidiVisual/>
        <w:tblW w:w="10912" w:type="dxa"/>
        <w:jc w:val="center"/>
        <w:tblLook w:val="04A0" w:firstRow="1" w:lastRow="0" w:firstColumn="1" w:lastColumn="0" w:noHBand="0" w:noVBand="1"/>
      </w:tblPr>
      <w:tblGrid>
        <w:gridCol w:w="3227"/>
        <w:gridCol w:w="4050"/>
        <w:gridCol w:w="1980"/>
        <w:gridCol w:w="1655"/>
      </w:tblGrid>
      <w:tr w:rsidR="00E8126D" w:rsidRPr="00C4397E" w14:paraId="6732DF9F" w14:textId="77777777" w:rsidTr="00785CAF">
        <w:trPr>
          <w:trHeight w:val="675"/>
          <w:jc w:val="center"/>
        </w:trPr>
        <w:tc>
          <w:tcPr>
            <w:tcW w:w="322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4D5B74CA" w14:textId="11B60015" w:rsidR="00E8126D" w:rsidRPr="00965F85" w:rsidRDefault="00E8126D" w:rsidP="00E8126D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r w:rsidRPr="00965F85">
              <w:rPr>
                <w:rFonts w:cstheme="minorHAnsi" w:hint="cs"/>
                <w:bCs/>
                <w:sz w:val="24"/>
                <w:szCs w:val="24"/>
                <w:rtl/>
              </w:rPr>
              <w:t>اسم مقدم الطلب</w:t>
            </w:r>
          </w:p>
        </w:tc>
        <w:tc>
          <w:tcPr>
            <w:tcW w:w="7685" w:type="dxa"/>
            <w:gridSpan w:val="3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0368D152" w14:textId="73427743" w:rsidR="00E8126D" w:rsidRPr="00965F85" w:rsidRDefault="008943A8" w:rsidP="00785CAF">
            <w:pPr>
              <w:pStyle w:val="ListParagraph"/>
              <w:bidi/>
              <w:ind w:left="0"/>
              <w:rPr>
                <w:rFonts w:cstheme="minorHAnsi"/>
                <w:bCs/>
                <w:sz w:val="24"/>
                <w:szCs w:val="24"/>
                <w:rtl/>
              </w:rPr>
            </w:pPr>
            <w:r>
              <w:rPr>
                <w:rFonts w:cstheme="minorHAnsi"/>
                <w:bCs/>
                <w:sz w:val="24"/>
                <w:szCs w:val="24"/>
              </w:rPr>
              <w:t>{{ employee_name_ar }}</w:t>
            </w:r>
          </w:p>
        </w:tc>
      </w:tr>
      <w:tr w:rsidR="006912E1" w:rsidRPr="00C4397E" w14:paraId="1B4141A1" w14:textId="77777777" w:rsidTr="00785CAF">
        <w:trPr>
          <w:trHeight w:val="558"/>
          <w:jc w:val="center"/>
        </w:trPr>
        <w:tc>
          <w:tcPr>
            <w:tcW w:w="322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3EBBA856" w14:textId="030AEB54" w:rsidR="006912E1" w:rsidRPr="002F0BDA" w:rsidRDefault="006912E1" w:rsidP="006912E1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8"/>
                <w:szCs w:val="8"/>
                <w:rtl/>
              </w:rPr>
            </w:pPr>
            <w:r w:rsidRPr="00965F85">
              <w:rPr>
                <w:rFonts w:cstheme="minorHAnsi" w:hint="cs"/>
                <w:bCs/>
                <w:sz w:val="24"/>
                <w:szCs w:val="24"/>
                <w:rtl/>
              </w:rPr>
              <w:t>التوقي</w:t>
            </w:r>
            <w:r>
              <w:rPr>
                <w:rFonts w:cstheme="minorHAnsi" w:hint="cs"/>
                <w:bCs/>
                <w:sz w:val="24"/>
                <w:szCs w:val="24"/>
                <w:rtl/>
              </w:rPr>
              <w:t>ـــــــــــــــــــــــــــــــــــــــــــــــــــــــــــــ</w:t>
            </w:r>
            <w:r w:rsidRPr="00965F85">
              <w:rPr>
                <w:rFonts w:cstheme="minorHAnsi" w:hint="cs"/>
                <w:bCs/>
                <w:sz w:val="24"/>
                <w:szCs w:val="24"/>
                <w:rtl/>
              </w:rPr>
              <w:t xml:space="preserve">ع </w:t>
            </w:r>
          </w:p>
        </w:tc>
        <w:tc>
          <w:tcPr>
            <w:tcW w:w="405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FFFFFF" w:themeFill="background1"/>
          </w:tcPr>
          <w:p w14:paraId="17D4FFC7" w14:textId="57E62985" w:rsidR="006912E1" w:rsidRPr="00C4397E" w:rsidRDefault="008943A8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employee_sig }}</w:t>
            </w:r>
          </w:p>
        </w:tc>
        <w:tc>
          <w:tcPr>
            <w:tcW w:w="198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61654371" w14:textId="1862D4A5" w:rsidR="006912E1" w:rsidRPr="002F0BDA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8"/>
                <w:szCs w:val="8"/>
                <w:rtl/>
              </w:rPr>
            </w:pPr>
            <w:r>
              <w:rPr>
                <w:rFonts w:cstheme="minorHAnsi" w:hint="cs"/>
                <w:bCs/>
                <w:sz w:val="24"/>
                <w:szCs w:val="24"/>
                <w:rtl/>
              </w:rPr>
              <w:t>التاريــــــــــــــــــــــــــــخ</w:t>
            </w:r>
          </w:p>
        </w:tc>
        <w:tc>
          <w:tcPr>
            <w:tcW w:w="1655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04D93134" w14:textId="33D3B327" w:rsidR="006912E1" w:rsidRPr="00C4397E" w:rsidRDefault="008943A8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today }}</w:t>
            </w:r>
          </w:p>
        </w:tc>
      </w:tr>
      <w:tr w:rsidR="006912E1" w:rsidRPr="00C4397E" w14:paraId="2BEF45FB" w14:textId="77777777" w:rsidTr="00785CAF">
        <w:trPr>
          <w:trHeight w:val="1350"/>
          <w:jc w:val="center"/>
        </w:trPr>
        <w:tc>
          <w:tcPr>
            <w:tcW w:w="10912" w:type="dxa"/>
            <w:gridSpan w:val="4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0506692D" w14:textId="228484E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مشروحات مدير مشروع مركز الإصلاح والتأهيل </w:t>
            </w:r>
            <w:r>
              <w:rPr>
                <w:rFonts w:cstheme="minorHAnsi"/>
                <w:bCs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الوثبة 2 :</w:t>
            </w:r>
          </w:p>
          <w:p w14:paraId="5681E5FD" w14:textId="7777777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3651B09E" w14:textId="7777777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2533B678" w14:textId="7777777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6610C1FF" w14:textId="0E7BB6FE" w:rsidR="006912E1" w:rsidRPr="00C4397E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</w:tc>
      </w:tr>
    </w:tbl>
    <w:p w14:paraId="3BC67417" w14:textId="77777777" w:rsidR="00A7100B" w:rsidRPr="00A7100B" w:rsidRDefault="00A7100B" w:rsidP="00A7100B">
      <w:pPr>
        <w:pStyle w:val="ListParagraph"/>
        <w:rPr>
          <w:rFonts w:cstheme="minorHAnsi"/>
          <w:b/>
          <w:bCs/>
          <w:sz w:val="28"/>
          <w:szCs w:val="28"/>
          <w:lang w:val="en-GB"/>
        </w:rPr>
      </w:pPr>
      <w:r w:rsidRPr="00A7100B">
        <w:rPr>
          <w:rFonts w:cstheme="minorHAnsi" w:hint="cs"/>
          <w:b/>
          <w:bCs/>
          <w:sz w:val="28"/>
          <w:szCs w:val="28"/>
          <w:rtl/>
          <w:lang w:bidi="ar-AE"/>
        </w:rPr>
        <w:t xml:space="preserve">سـعـيــــــــد راشـــــــــــد الـيـحـيــــــــــائي  </w:t>
      </w:r>
    </w:p>
    <w:p w14:paraId="454291B1" w14:textId="236478F4" w:rsidR="002871B1" w:rsidRPr="00A7100B" w:rsidRDefault="00A7100B" w:rsidP="00A7100B">
      <w:pPr>
        <w:pStyle w:val="ListParagraph"/>
        <w:rPr>
          <w:rFonts w:cstheme="minorHAnsi"/>
          <w:b/>
          <w:bCs/>
          <w:i/>
          <w:iCs/>
          <w:sz w:val="28"/>
          <w:szCs w:val="28"/>
          <w:lang w:val="en-GB"/>
        </w:rPr>
      </w:pPr>
      <w:r w:rsidRPr="00A7100B">
        <w:rPr>
          <w:rFonts w:cstheme="minorHAnsi" w:hint="cs"/>
          <w:b/>
          <w:bCs/>
          <w:i/>
          <w:iCs/>
          <w:sz w:val="28"/>
          <w:szCs w:val="28"/>
          <w:rtl/>
          <w:lang w:bidi="ar-AE"/>
        </w:rPr>
        <w:t xml:space="preserve">                                                                   مدير مشروع الاصلاح والتأهيل الوثبة - 2</w:t>
      </w:r>
    </w:p>
    <w:sectPr w:rsidR="002871B1" w:rsidRPr="00A7100B" w:rsidSect="00146D26">
      <w:headerReference w:type="even" r:id="rId17"/>
      <w:headerReference w:type="default" r:id="rId16"/>
      <w:footerReference w:type="default" r:id="rId20"/>
      <w:headerReference w:type="first" r:id="rId19"/>
      <w:footerReference w:type="first" r:id="rId18"/>
      <w:pgSz w:w="12240" w:h="15840" w:code="1"/>
      <w:pgMar w:top="900" w:right="746" w:bottom="1440" w:left="810" w:header="360" w:footer="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6087" w14:textId="77777777" w:rsidR="008E1C7C" w:rsidRDefault="008E1C7C" w:rsidP="007D1921">
      <w:r>
        <w:separator/>
      </w:r>
    </w:p>
  </w:endnote>
  <w:endnote w:type="continuationSeparator" w:id="0">
    <w:p w14:paraId="1F27DCA0" w14:textId="77777777" w:rsidR="008E1C7C" w:rsidRDefault="008E1C7C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199F" w14:textId="77777777" w:rsidR="00BA29DB" w:rsidRDefault="00BA29DB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FB65B94" wp14:editId="71E42703">
              <wp:simplePos x="0" y="0"/>
              <wp:positionH relativeFrom="page">
                <wp:posOffset>-3810</wp:posOffset>
              </wp:positionH>
              <wp:positionV relativeFrom="page">
                <wp:posOffset>9614535</wp:posOffset>
              </wp:positionV>
              <wp:extent cx="6610350" cy="198120"/>
              <wp:effectExtent l="0" t="0" r="0" b="0"/>
              <wp:wrapNone/>
              <wp:docPr id="65565712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59DE49" id="Graphic 1" o:spid="_x0000_s1026" style="position:absolute;margin-left:-.3pt;margin-top:757.05pt;width:520.5pt;height:15.6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BgtmV9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337FCD17" w14:textId="77777777" w:rsidR="00BA29DB" w:rsidRDefault="00BA29DB">
    <w:pPr>
      <w:pStyle w:val="Footer"/>
    </w:pP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4323EC15" w14:textId="77777777" w:rsidTr="003606A7">
      <w:trPr>
        <w:trHeight w:val="825"/>
      </w:trPr>
      <w:tc>
        <w:tcPr>
          <w:tcW w:w="3361" w:type="dxa"/>
          <w:vAlign w:val="center"/>
        </w:tcPr>
        <w:p w14:paraId="48EBCD83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bookmarkStart w:id="0" w:name="_Hlk210112037"/>
          <w:r>
            <w:rPr>
              <w:noProof/>
              <w:sz w:val="20"/>
            </w:rPr>
            <w:drawing>
              <wp:anchor distT="0" distB="0" distL="0" distR="0" simplePos="0" relativeHeight="251707392" behindDoc="1" locked="0" layoutInCell="1" allowOverlap="1" wp14:anchorId="58B98DA8" wp14:editId="617C51B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205844507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08416" behindDoc="1" locked="0" layoutInCell="1" allowOverlap="1" wp14:anchorId="795740E7" wp14:editId="2361C7F2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825136582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9D836D4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95740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27.95pt;margin-top:14.7pt;width:115.55pt;height:10.3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" filled="f" stroked="f">
                    <v:textbox inset="0,0,0,0">
                      <w:txbxContent>
                        <w:p w14:paraId="19D836D4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1937F27C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09440" behindDoc="1" locked="0" layoutInCell="1" allowOverlap="1" wp14:anchorId="79404349" wp14:editId="31624673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739794193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0464" behindDoc="1" locked="0" layoutInCell="1" allowOverlap="1" wp14:anchorId="2235783B" wp14:editId="785229B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92633843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C35C70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2CBE1319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235783B" id="Textbox 11" o:spid="_x0000_s1027" type="#_x0000_t202" style="position:absolute;margin-left:36.2pt;margin-top:10.2pt;width:78.9pt;height:22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k0uP8N4AAAAI&#10;AQAADwAAAAAAAAAAAAAAAADwAwAAZHJzL2Rvd25yZXYueG1sUEsFBgAAAAAEAAQA8wAAAPsEAAAA&#10;AA==&#10;" filled="f" stroked="f">
                    <v:textbox inset="0,0,0,0">
                      <w:txbxContent>
                        <w:p w14:paraId="47C35C70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2CBE1319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125E3500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11488" behindDoc="1" locked="0" layoutInCell="1" allowOverlap="1" wp14:anchorId="0317AA8D" wp14:editId="3DF69EF1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501461693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2512" behindDoc="1" locked="0" layoutInCell="1" allowOverlap="1" wp14:anchorId="393C547A" wp14:editId="5A819D6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605855479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47DB34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47B1189B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93C547A" id="Textbox 12" o:spid="_x0000_s1028" type="#_x0000_t202" style="position:absolute;margin-left:32.95pt;margin-top:9.2pt;width:86.25pt;height:22.2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EqfW7G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0847DB34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47B1189B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bookmarkEnd w:id="0"/>
  </w:tbl>
  <w:p w14:paraId="5424CC7A" w14:textId="77777777" w:rsidR="001C39E3" w:rsidRDefault="001C3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F0374" w14:textId="77777777" w:rsidR="00BA29DB" w:rsidRDefault="00905B3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37BBDF9" wp14:editId="5D33AD3B">
              <wp:simplePos x="0" y="0"/>
              <wp:positionH relativeFrom="page">
                <wp:posOffset>0</wp:posOffset>
              </wp:positionH>
              <wp:positionV relativeFrom="page">
                <wp:posOffset>9499542</wp:posOffset>
              </wp:positionV>
              <wp:extent cx="6610350" cy="198120"/>
              <wp:effectExtent l="0" t="0" r="0" b="0"/>
              <wp:wrapNone/>
              <wp:docPr id="156717100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18C268" id="Graphic 1" o:spid="_x0000_s1026" style="position:absolute;margin-left:0;margin-top:748pt;width:520.5pt;height:15.6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18E42EB8" w14:textId="77777777" w:rsidR="00BA29DB" w:rsidRDefault="00000000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</w:rPr>
      <w:pict w14:anchorId="22899D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7" o:spid="_x0000_s1026" type="#_x0000_t136" style="position:absolute;margin-left:212.95pt;margin-top:671.95pt;width:85.8pt;height:14.4pt;z-index:-251569152;mso-position-horizontal-relative:margin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2CE7DC06" w14:textId="77777777" w:rsidTr="003606A7">
      <w:trPr>
        <w:trHeight w:val="825"/>
      </w:trPr>
      <w:tc>
        <w:tcPr>
          <w:tcW w:w="3361" w:type="dxa"/>
          <w:vAlign w:val="center"/>
        </w:tcPr>
        <w:p w14:paraId="04E0F774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2992" behindDoc="1" locked="0" layoutInCell="1" allowOverlap="1" wp14:anchorId="147E6F18" wp14:editId="51789514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349149289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4016" behindDoc="1" locked="0" layoutInCell="1" allowOverlap="1" wp14:anchorId="19FC044C" wp14:editId="743D9DE4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836A23F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9FC044C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margin-left:27.95pt;margin-top:14.7pt;width:115.55pt;height:10.3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" filled="f" stroked="f">
                    <v:textbox inset="0,0,0,0">
                      <w:txbxContent>
                        <w:p w14:paraId="5836A23F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4581CFD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5040" behindDoc="1" locked="0" layoutInCell="1" allowOverlap="1" wp14:anchorId="7ADF1C33" wp14:editId="5C49D1C7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6064" behindDoc="1" locked="0" layoutInCell="1" allowOverlap="1" wp14:anchorId="1701A5DF" wp14:editId="3545290A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7A00689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11279202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01A5DF" id="_x0000_s1031" type="#_x0000_t202" style="position:absolute;margin-left:36.2pt;margin-top:10.2pt;width:78.9pt;height:22.1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" filled="f" stroked="f">
                    <v:textbox inset="0,0,0,0">
                      <w:txbxContent>
                        <w:p w14:paraId="37A00689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11279202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2010505E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7088" behindDoc="1" locked="0" layoutInCell="1" allowOverlap="1" wp14:anchorId="394433FC" wp14:editId="088B0BBD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1960223898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8112" behindDoc="1" locked="0" layoutInCell="1" allowOverlap="1" wp14:anchorId="594E062F" wp14:editId="21501F94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D1BB6DB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2B42F023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94E062F" id="_x0000_s1032" type="#_x0000_t202" style="position:absolute;margin-left:32.95pt;margin-top:9.2pt;width:86.25pt;height:22.2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" filled="f" stroked="f">
                    <v:textbox inset="0,0,0,0">
                      <w:txbxContent>
                        <w:p w14:paraId="7D1BB6DB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2B42F023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14:paraId="55F09CA8" w14:textId="77777777" w:rsidR="009B3CCA" w:rsidRPr="009F1917" w:rsidRDefault="009B3CCA" w:rsidP="008862F2">
    <w:pPr>
      <w:pStyle w:val="Footer"/>
      <w:tabs>
        <w:tab w:val="left" w:pos="540"/>
        <w:tab w:val="left" w:pos="810"/>
        <w:tab w:val="lef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EC35" w14:textId="77777777" w:rsidR="008E1C7C" w:rsidRDefault="008E1C7C" w:rsidP="007D1921">
      <w:r>
        <w:separator/>
      </w:r>
    </w:p>
  </w:footnote>
  <w:footnote w:type="continuationSeparator" w:id="0">
    <w:p w14:paraId="00CD0289" w14:textId="77777777" w:rsidR="008E1C7C" w:rsidRDefault="008E1C7C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A418" w14:textId="77777777" w:rsidR="00BC060B" w:rsidRDefault="00000000">
    <w:pPr>
      <w:pStyle w:val="Header"/>
    </w:pPr>
    <w:r>
      <w:rPr>
        <w:noProof/>
      </w:rPr>
      <w:pict w14:anchorId="6A4746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8" o:spid="_x0000_s1027" type="#_x0000_t136" style="position:absolute;margin-left:0;margin-top:0;width:31.8pt;height:14.4pt;z-index:-251567104;mso-position-horizontal:center;mso-position-horizontal-relative:margin;mso-position-vertical:center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493E" w14:textId="77777777" w:rsidR="00B21661" w:rsidRDefault="00000000" w:rsidP="00BA29DB">
    <w:pPr>
      <w:pStyle w:val="Header"/>
      <w:ind w:left="360"/>
    </w:pPr>
    <w:r>
      <w:rPr>
        <w:noProof/>
      </w:rPr>
      <w:pict w14:anchorId="4B5A4B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2468439" o:spid="_x0000_s1028" type="#_x0000_t136" style="position:absolute;left:0;text-align:left;margin-left:0;margin-top:0;width:31.8pt;height:14.4pt;z-index:-251565056;mso-position-horizontal:center;mso-position-horizontal-relative:margin;mso-position-vertical:center;mso-position-vertical-relative:margin" o:allowincell="f" fillcolor="silver" stroked="f">
          <v:textpath style="font-family:&quot;Calibri&quot;;font-size:12pt" string="{{ submitter_g }}"/>
          <w10:wrap anchorx="margin" anchory="margin"/>
        </v:shape>
      </w:pict>
    </w:r>
  </w:p>
  <w:p w14:paraId="67FEAD8E" w14:textId="77777777" w:rsidR="00BA29DB" w:rsidRDefault="00BA29DB" w:rsidP="00A37CB4">
    <w:pPr>
      <w:pStyle w:val="Header"/>
      <w:ind w:left="-90"/>
    </w:pPr>
  </w:p>
  <w:p w14:paraId="30551F37" w14:textId="77777777" w:rsidR="00BA29DB" w:rsidRDefault="00BA29DB" w:rsidP="00BA29DB">
    <w:pPr>
      <w:pStyle w:val="Header"/>
      <w:ind w:left="630"/>
    </w:pPr>
  </w:p>
  <w:p w14:paraId="4C9B59C5" w14:textId="77777777" w:rsidR="00BA29DB" w:rsidRDefault="00BA29DB" w:rsidP="00BA29DB">
    <w:pPr>
      <w:pStyle w:val="Header"/>
      <w:ind w:left="-90"/>
    </w:pPr>
  </w:p>
  <w:p w14:paraId="7ECFBDC5" w14:textId="77777777" w:rsidR="00BA29DB" w:rsidRDefault="00BA29DB" w:rsidP="00BA29DB">
    <w:pPr>
      <w:pStyle w:val="Header"/>
      <w:ind w:left="-90"/>
    </w:pPr>
  </w:p>
  <w:p w14:paraId="02B01B4B" w14:textId="77777777" w:rsidR="00BA29DB" w:rsidRDefault="00BA29DB" w:rsidP="00BA29DB">
    <w:pPr>
      <w:pStyle w:val="Header"/>
      <w:ind w:left="-90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742208" behindDoc="0" locked="0" layoutInCell="1" allowOverlap="1" wp14:anchorId="62014DD0" wp14:editId="67130511">
              <wp:simplePos x="0" y="0"/>
              <wp:positionH relativeFrom="page">
                <wp:posOffset>902970</wp:posOffset>
              </wp:positionH>
              <wp:positionV relativeFrom="page">
                <wp:posOffset>1259205</wp:posOffset>
              </wp:positionV>
              <wp:extent cx="6642100" cy="198120"/>
              <wp:effectExtent l="0" t="0" r="0" b="0"/>
              <wp:wrapNone/>
              <wp:docPr id="1022366540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33E0" id="Graphic 7" o:spid="_x0000_s1026" style="position:absolute;margin-left:71.1pt;margin-top:99.15pt;width:523pt;height:15.6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3913AEF0" w14:textId="77777777" w:rsidR="001C39E3" w:rsidRPr="001C39E3" w:rsidRDefault="001C39E3" w:rsidP="00BA29DB">
    <w:pPr>
      <w:pStyle w:val="Header"/>
      <w:ind w:left="-9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B47" w14:textId="77777777" w:rsidR="00DF54F0" w:rsidRDefault="004F11AA" w:rsidP="00A37CB4">
    <w:pPr>
      <w:pStyle w:val="Header"/>
      <w:ind w:left="-90"/>
      <w:rPr>
        <w:rFonts w:ascii="Times New Roman"/>
        <w:noProof/>
        <w:sz w:val="20"/>
      </w:rPr>
    </w:pPr>
    <w:r w:rsidRPr="00D37CF5">
      <w:rPr>
        <w:rFonts w:ascii="Times New Roman"/>
        <w:noProof/>
        <w:sz w:val="20"/>
      </w:rPr>
      <mc:AlternateContent>
        <mc:Choice Requires="wps">
          <w:drawing>
            <wp:anchor distT="45720" distB="45720" distL="114300" distR="114300" simplePos="0" relativeHeight="251745280" behindDoc="1" locked="0" layoutInCell="1" allowOverlap="1" wp14:anchorId="397FF3B3" wp14:editId="7CB4E2DB">
              <wp:simplePos x="0" y="0"/>
              <wp:positionH relativeFrom="column">
                <wp:posOffset>4252384</wp:posOffset>
              </wp:positionH>
              <wp:positionV relativeFrom="paragraph">
                <wp:posOffset>-59266</wp:posOffset>
              </wp:positionV>
              <wp:extent cx="2998470" cy="1422400"/>
              <wp:effectExtent l="0" t="0" r="0" b="635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8470" cy="142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1A7D47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الرقم: {{ ref }}</w:t>
                          </w:r>
                        </w:p>
                        <w:p w14:paraId="6A44ECEC" w14:textId="77777777" w:rsidR="00D37CF5" w:rsidRPr="002122AD" w:rsidRDefault="00D37CF5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التاريخ: {{ date }}</w:t>
                          </w:r>
                        </w:p>
                        <w:p w14:paraId="71421BA8" w14:textId="60E9201B" w:rsidR="004F11AA" w:rsidRDefault="00BB4909" w:rsidP="004F11AA">
                          <w:pPr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lang w:val="en-US" w:bidi="ar-AE"/>
                            </w:rPr>
                          </w:pPr>
                          <w:r>
                            <w:rPr>
                              <w:rFonts w:ascii="Univers Next Arabic" w:hAnsi="Univers Next Arabic" w:cs="Univers Next Arabic" w:hint="cs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 xml:space="preserve">مكتب ادارة الوثبة </w:t>
                          </w:r>
                        </w:p>
                        <w:p w14:paraId="102BFAE3" w14:textId="77777777" w:rsidR="004F11AA" w:rsidRDefault="004F11AA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D6951D3" w14:textId="5F17FC16" w:rsidR="004F11AA" w:rsidRPr="004F11AA" w:rsidRDefault="00CB1AC7" w:rsidP="004F11AA">
                          <w:pPr>
                            <w:tabs>
                              <w:tab w:val="left" w:pos="6857"/>
                            </w:tabs>
                            <w:spacing w:before="12"/>
                            <w:ind w:left="720" w:right="72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  <w:t>gssg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7FF3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334.85pt;margin-top:-4.65pt;width:236.1pt;height:112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" filled="f" stroked="f">
              <v:textbox>
                <w:txbxContent>
                  <w:p w14:paraId="431A7D47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الرقم: {{ ref }}</w:t>
                    </w:r>
                  </w:p>
                  <w:p w14:paraId="6A44ECEC" w14:textId="77777777" w:rsidR="00D37CF5" w:rsidRPr="002122AD" w:rsidRDefault="00D37CF5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التاريخ: {{ date }}</w:t>
                    </w:r>
                  </w:p>
                  <w:p w14:paraId="71421BA8" w14:textId="60E9201B" w:rsidR="004F11AA" w:rsidRDefault="00BB4909" w:rsidP="004F11AA">
                    <w:pPr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lang w:val="en-US" w:bidi="ar-AE"/>
                      </w:rPr>
                    </w:pPr>
                    <w:r>
                      <w:rPr>
                        <w:rFonts w:ascii="Univers Next Arabic" w:hAnsi="Univers Next Arabic" w:cs="Univers Next Arabic" w:hint="cs"/>
                        <w:sz w:val="20"/>
                        <w:szCs w:val="20"/>
                        <w:rtl/>
                        <w:lang w:val="en-US" w:bidi="ar-AE"/>
                      </w:rPr>
                      <w:t xml:space="preserve">مكتب ادارة الوثبة </w:t>
                    </w:r>
                  </w:p>
                  <w:p w14:paraId="102BFAE3" w14:textId="77777777" w:rsidR="004F11AA" w:rsidRDefault="004F11AA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</w:p>
                  <w:p w14:paraId="1D6951D3" w14:textId="5F17FC16" w:rsidR="004F11AA" w:rsidRPr="004F11AA" w:rsidRDefault="00CB1AC7" w:rsidP="004F11AA">
                    <w:pPr>
                      <w:tabs>
                        <w:tab w:val="left" w:pos="6857"/>
                      </w:tabs>
                      <w:spacing w:before="12"/>
                      <w:ind w:left="720" w:right="72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  <w:proofErr w:type="spellStart"/>
                    <w:r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  <w:t>gssg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DF54F0">
      <w:rPr>
        <w:rFonts w:ascii="Times New Roman"/>
        <w:noProof/>
        <w:sz w:val="20"/>
      </w:rPr>
      <w:drawing>
        <wp:anchor distT="0" distB="0" distL="114300" distR="114300" simplePos="0" relativeHeight="251743232" behindDoc="1" locked="0" layoutInCell="1" allowOverlap="1" wp14:anchorId="426FDAAD" wp14:editId="58250712">
          <wp:simplePos x="0" y="0"/>
          <wp:positionH relativeFrom="column">
            <wp:posOffset>-317500</wp:posOffset>
          </wp:positionH>
          <wp:positionV relativeFrom="paragraph">
            <wp:posOffset>-232833</wp:posOffset>
          </wp:positionV>
          <wp:extent cx="3130062" cy="1043354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0062" cy="1043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DC2F9" w14:textId="77777777" w:rsidR="00DF54F0" w:rsidRDefault="00DF54F0" w:rsidP="00A37CB4">
    <w:pPr>
      <w:pStyle w:val="Header"/>
      <w:ind w:left="-90"/>
      <w:rPr>
        <w:rFonts w:ascii="Times New Roman"/>
        <w:noProof/>
        <w:sz w:val="20"/>
      </w:rPr>
    </w:pPr>
  </w:p>
  <w:p w14:paraId="655D9C6D" w14:textId="77777777" w:rsidR="00CE660B" w:rsidRDefault="00CE660B" w:rsidP="00A37CB4">
    <w:pPr>
      <w:pStyle w:val="Header"/>
      <w:ind w:left="-90"/>
      <w:rPr>
        <w:rFonts w:ascii="Times New Roman"/>
        <w:noProof/>
        <w:sz w:val="20"/>
      </w:rPr>
    </w:pPr>
  </w:p>
  <w:p w14:paraId="5346F6DC" w14:textId="77777777" w:rsidR="00BA29DB" w:rsidRDefault="00DF54F0" w:rsidP="00DF54F0">
    <w:pPr>
      <w:pStyle w:val="Header"/>
      <w:tabs>
        <w:tab w:val="clear" w:pos="4513"/>
        <w:tab w:val="clear" w:pos="9026"/>
        <w:tab w:val="left" w:pos="1994"/>
      </w:tabs>
      <w:ind w:left="-90"/>
      <w:rPr>
        <w:rFonts w:ascii="Times New Roman"/>
        <w:noProof/>
        <w:sz w:val="20"/>
      </w:rPr>
    </w:pPr>
    <w:r>
      <w:rPr>
        <w:rFonts w:ascii="Times New Roman"/>
        <w:noProof/>
        <w:sz w:val="20"/>
      </w:rPr>
      <w:tab/>
    </w:r>
  </w:p>
  <w:p w14:paraId="64793A06" w14:textId="77777777" w:rsidR="009B3CCA" w:rsidRPr="00D37CF5" w:rsidRDefault="009B3CCA" w:rsidP="00DF54F0">
    <w:pPr>
      <w:pStyle w:val="Header"/>
      <w:tabs>
        <w:tab w:val="clear" w:pos="4513"/>
        <w:tab w:val="clear" w:pos="9026"/>
        <w:tab w:val="left" w:pos="767"/>
      </w:tabs>
      <w:rPr>
        <w:rFonts w:ascii="Cronos Pro" w:hAnsi="Cronos Pro"/>
        <w:b/>
        <w:bCs/>
        <w:noProof/>
        <w:color w:val="767171" w:themeColor="background2" w:themeShade="80"/>
        <w:sz w:val="24"/>
        <w:szCs w:val="24"/>
      </w:rPr>
    </w:pPr>
  </w:p>
  <w:p w14:paraId="19B3EBCC" w14:textId="77777777" w:rsidR="00B21661" w:rsidRDefault="00B21661" w:rsidP="008918C2">
    <w:pPr>
      <w:pStyle w:val="Header"/>
      <w:tabs>
        <w:tab w:val="clear" w:pos="4513"/>
        <w:tab w:val="clear" w:pos="9026"/>
        <w:tab w:val="left" w:pos="767"/>
      </w:tabs>
      <w:ind w:left="1440"/>
      <w:jc w:val="right"/>
      <w:rPr>
        <w:noProof/>
      </w:rPr>
    </w:pPr>
  </w:p>
  <w:p w14:paraId="2669AF01" w14:textId="77777777" w:rsidR="00BA29DB" w:rsidRDefault="004F11AA" w:rsidP="00B21661">
    <w:pPr>
      <w:pStyle w:val="Header"/>
      <w:tabs>
        <w:tab w:val="clear" w:pos="4513"/>
        <w:tab w:val="clear" w:pos="9026"/>
        <w:tab w:val="left" w:pos="767"/>
      </w:tabs>
      <w:ind w:left="-540"/>
      <w:rPr>
        <w:noProof/>
      </w:rPr>
    </w:pPr>
    <w:r w:rsidRPr="00D37CF5">
      <w:rPr>
        <w:rFonts w:ascii="Cronos Pro" w:hAnsi="Cronos Pro"/>
        <w:b/>
        <w:bCs/>
        <w:noProof/>
        <w:color w:val="767171" w:themeColor="background2" w:themeShade="80"/>
        <w:szCs w:val="24"/>
      </w:rPr>
      <mc:AlternateContent>
        <mc:Choice Requires="wps">
          <w:drawing>
            <wp:anchor distT="0" distB="0" distL="0" distR="0" simplePos="0" relativeHeight="251740160" behindDoc="0" locked="0" layoutInCell="1" allowOverlap="1" wp14:anchorId="1F8D30C8" wp14:editId="06952A13">
              <wp:simplePos x="0" y="0"/>
              <wp:positionH relativeFrom="page">
                <wp:posOffset>905510</wp:posOffset>
              </wp:positionH>
              <wp:positionV relativeFrom="page">
                <wp:posOffset>1235563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8F7C0" id="Graphic 7" o:spid="_x0000_s1026" style="position:absolute;margin-left:71.3pt;margin-top:97.3pt;width:523pt;height:15.6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2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3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4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6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995BD0"/>
    <w:multiLevelType w:val="hybridMultilevel"/>
    <w:tmpl w:val="510CBFD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713172">
    <w:abstractNumId w:val="3"/>
  </w:num>
  <w:num w:numId="2" w16cid:durableId="1148866709">
    <w:abstractNumId w:val="19"/>
  </w:num>
  <w:num w:numId="3" w16cid:durableId="479738092">
    <w:abstractNumId w:val="7"/>
  </w:num>
  <w:num w:numId="4" w16cid:durableId="59986873">
    <w:abstractNumId w:val="4"/>
  </w:num>
  <w:num w:numId="5" w16cid:durableId="1667778121">
    <w:abstractNumId w:val="17"/>
  </w:num>
  <w:num w:numId="6" w16cid:durableId="426584550">
    <w:abstractNumId w:val="20"/>
  </w:num>
  <w:num w:numId="7" w16cid:durableId="657225082">
    <w:abstractNumId w:val="18"/>
  </w:num>
  <w:num w:numId="8" w16cid:durableId="1420101987">
    <w:abstractNumId w:val="16"/>
  </w:num>
  <w:num w:numId="9" w16cid:durableId="865752680">
    <w:abstractNumId w:val="1"/>
  </w:num>
  <w:num w:numId="10" w16cid:durableId="1206680770">
    <w:abstractNumId w:val="11"/>
  </w:num>
  <w:num w:numId="11" w16cid:durableId="816340377">
    <w:abstractNumId w:val="13"/>
  </w:num>
  <w:num w:numId="12" w16cid:durableId="480510090">
    <w:abstractNumId w:val="14"/>
  </w:num>
  <w:num w:numId="13" w16cid:durableId="1195271131">
    <w:abstractNumId w:val="0"/>
  </w:num>
  <w:num w:numId="14" w16cid:durableId="1705984412">
    <w:abstractNumId w:val="9"/>
  </w:num>
  <w:num w:numId="15" w16cid:durableId="1819221004">
    <w:abstractNumId w:val="8"/>
  </w:num>
  <w:num w:numId="16" w16cid:durableId="1990208163">
    <w:abstractNumId w:val="15"/>
  </w:num>
  <w:num w:numId="17" w16cid:durableId="1001658497">
    <w:abstractNumId w:val="12"/>
  </w:num>
  <w:num w:numId="18" w16cid:durableId="1435319800">
    <w:abstractNumId w:val="2"/>
  </w:num>
  <w:num w:numId="19" w16cid:durableId="645742935">
    <w:abstractNumId w:val="5"/>
  </w:num>
  <w:num w:numId="20" w16cid:durableId="1583485323">
    <w:abstractNumId w:val="10"/>
  </w:num>
  <w:num w:numId="21" w16cid:durableId="818882788">
    <w:abstractNumId w:val="6"/>
  </w:num>
  <w:num w:numId="22" w16cid:durableId="108286234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s pc">
    <w15:presenceInfo w15:providerId="None" w15:userId="This 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1491"/>
    <w:rsid w:val="00001A85"/>
    <w:rsid w:val="00004F7F"/>
    <w:rsid w:val="00007C51"/>
    <w:rsid w:val="00010F3B"/>
    <w:rsid w:val="00011262"/>
    <w:rsid w:val="00011E64"/>
    <w:rsid w:val="00015D97"/>
    <w:rsid w:val="0002042B"/>
    <w:rsid w:val="00022DFD"/>
    <w:rsid w:val="0003034D"/>
    <w:rsid w:val="00040C85"/>
    <w:rsid w:val="00053A61"/>
    <w:rsid w:val="00055575"/>
    <w:rsid w:val="00057A96"/>
    <w:rsid w:val="000604B1"/>
    <w:rsid w:val="00061365"/>
    <w:rsid w:val="00063640"/>
    <w:rsid w:val="000671A4"/>
    <w:rsid w:val="00072806"/>
    <w:rsid w:val="0007335E"/>
    <w:rsid w:val="00074998"/>
    <w:rsid w:val="00076F99"/>
    <w:rsid w:val="00080E17"/>
    <w:rsid w:val="0008196B"/>
    <w:rsid w:val="00087B92"/>
    <w:rsid w:val="00092CDA"/>
    <w:rsid w:val="000960A7"/>
    <w:rsid w:val="000964C1"/>
    <w:rsid w:val="000A1D06"/>
    <w:rsid w:val="000B1D3E"/>
    <w:rsid w:val="000B5736"/>
    <w:rsid w:val="000C02D7"/>
    <w:rsid w:val="000C1B6B"/>
    <w:rsid w:val="000D11E9"/>
    <w:rsid w:val="000D53E3"/>
    <w:rsid w:val="000F5673"/>
    <w:rsid w:val="000F5B10"/>
    <w:rsid w:val="001010D1"/>
    <w:rsid w:val="0010350E"/>
    <w:rsid w:val="0010449D"/>
    <w:rsid w:val="00105A84"/>
    <w:rsid w:val="00106100"/>
    <w:rsid w:val="0010726E"/>
    <w:rsid w:val="00107807"/>
    <w:rsid w:val="001104A8"/>
    <w:rsid w:val="00110C32"/>
    <w:rsid w:val="00110D64"/>
    <w:rsid w:val="00110DB6"/>
    <w:rsid w:val="00112AFA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E9D"/>
    <w:rsid w:val="00133277"/>
    <w:rsid w:val="00133562"/>
    <w:rsid w:val="00140962"/>
    <w:rsid w:val="00143A27"/>
    <w:rsid w:val="00143EB4"/>
    <w:rsid w:val="00146D26"/>
    <w:rsid w:val="00147FDF"/>
    <w:rsid w:val="001502AE"/>
    <w:rsid w:val="0016054A"/>
    <w:rsid w:val="0016197E"/>
    <w:rsid w:val="00167942"/>
    <w:rsid w:val="00167DE1"/>
    <w:rsid w:val="00170FD8"/>
    <w:rsid w:val="0017783A"/>
    <w:rsid w:val="00194EF2"/>
    <w:rsid w:val="00197A1F"/>
    <w:rsid w:val="001A43B2"/>
    <w:rsid w:val="001B2CFB"/>
    <w:rsid w:val="001B3C09"/>
    <w:rsid w:val="001B4B75"/>
    <w:rsid w:val="001B5A43"/>
    <w:rsid w:val="001B6003"/>
    <w:rsid w:val="001C2BAF"/>
    <w:rsid w:val="001C3A68"/>
    <w:rsid w:val="001D7D2D"/>
    <w:rsid w:val="001E1B78"/>
    <w:rsid w:val="001E298B"/>
    <w:rsid w:val="001E3272"/>
    <w:rsid w:val="001F1710"/>
    <w:rsid w:val="001F1D8D"/>
    <w:rsid w:val="001F2B03"/>
    <w:rsid w:val="001F498F"/>
    <w:rsid w:val="001F7069"/>
    <w:rsid w:val="001F7A1F"/>
    <w:rsid w:val="0020091D"/>
    <w:rsid w:val="00203EA0"/>
    <w:rsid w:val="00206E28"/>
    <w:rsid w:val="002109C4"/>
    <w:rsid w:val="00220313"/>
    <w:rsid w:val="00224FE6"/>
    <w:rsid w:val="002500F0"/>
    <w:rsid w:val="0025017B"/>
    <w:rsid w:val="00250F58"/>
    <w:rsid w:val="00261C39"/>
    <w:rsid w:val="00263665"/>
    <w:rsid w:val="00266994"/>
    <w:rsid w:val="00266E95"/>
    <w:rsid w:val="00274A07"/>
    <w:rsid w:val="0028022F"/>
    <w:rsid w:val="00280C51"/>
    <w:rsid w:val="002871B1"/>
    <w:rsid w:val="0029116C"/>
    <w:rsid w:val="00292E8F"/>
    <w:rsid w:val="00294C92"/>
    <w:rsid w:val="002977D6"/>
    <w:rsid w:val="002A00F3"/>
    <w:rsid w:val="002A23A3"/>
    <w:rsid w:val="002A6546"/>
    <w:rsid w:val="002A77A4"/>
    <w:rsid w:val="002B2835"/>
    <w:rsid w:val="002B5FC8"/>
    <w:rsid w:val="002C4A0E"/>
    <w:rsid w:val="002D1C76"/>
    <w:rsid w:val="002E4E0F"/>
    <w:rsid w:val="002F0BDA"/>
    <w:rsid w:val="002F1DD1"/>
    <w:rsid w:val="002F5F2A"/>
    <w:rsid w:val="00312578"/>
    <w:rsid w:val="00313625"/>
    <w:rsid w:val="003160B5"/>
    <w:rsid w:val="00316624"/>
    <w:rsid w:val="003168CA"/>
    <w:rsid w:val="00316F63"/>
    <w:rsid w:val="003273B2"/>
    <w:rsid w:val="00331E4E"/>
    <w:rsid w:val="00334338"/>
    <w:rsid w:val="0033474C"/>
    <w:rsid w:val="00334F18"/>
    <w:rsid w:val="00342A60"/>
    <w:rsid w:val="00345B97"/>
    <w:rsid w:val="00350C9B"/>
    <w:rsid w:val="00360410"/>
    <w:rsid w:val="0036445A"/>
    <w:rsid w:val="00365C51"/>
    <w:rsid w:val="0038265B"/>
    <w:rsid w:val="00383D82"/>
    <w:rsid w:val="00383E0D"/>
    <w:rsid w:val="00392762"/>
    <w:rsid w:val="0039357B"/>
    <w:rsid w:val="003A03A3"/>
    <w:rsid w:val="003A05AA"/>
    <w:rsid w:val="003A09EB"/>
    <w:rsid w:val="003A32DB"/>
    <w:rsid w:val="003A3508"/>
    <w:rsid w:val="003B2B9F"/>
    <w:rsid w:val="003B4523"/>
    <w:rsid w:val="003C2149"/>
    <w:rsid w:val="003C62A6"/>
    <w:rsid w:val="003C65D3"/>
    <w:rsid w:val="003D092B"/>
    <w:rsid w:val="003D361A"/>
    <w:rsid w:val="003D5B22"/>
    <w:rsid w:val="003E3070"/>
    <w:rsid w:val="003E67FB"/>
    <w:rsid w:val="003F0C23"/>
    <w:rsid w:val="003F3A07"/>
    <w:rsid w:val="003F7E5A"/>
    <w:rsid w:val="00405095"/>
    <w:rsid w:val="004108C6"/>
    <w:rsid w:val="00411719"/>
    <w:rsid w:val="0042725E"/>
    <w:rsid w:val="0042737B"/>
    <w:rsid w:val="004304B8"/>
    <w:rsid w:val="00432034"/>
    <w:rsid w:val="00435153"/>
    <w:rsid w:val="0043557B"/>
    <w:rsid w:val="004364D7"/>
    <w:rsid w:val="0044083D"/>
    <w:rsid w:val="00445502"/>
    <w:rsid w:val="00447B1C"/>
    <w:rsid w:val="00450DB8"/>
    <w:rsid w:val="004572F4"/>
    <w:rsid w:val="004750E5"/>
    <w:rsid w:val="004773FF"/>
    <w:rsid w:val="00481C92"/>
    <w:rsid w:val="00483551"/>
    <w:rsid w:val="004908A5"/>
    <w:rsid w:val="004928AB"/>
    <w:rsid w:val="00492F7C"/>
    <w:rsid w:val="00494A4A"/>
    <w:rsid w:val="00495AD4"/>
    <w:rsid w:val="004961EE"/>
    <w:rsid w:val="00497E00"/>
    <w:rsid w:val="004A0C84"/>
    <w:rsid w:val="004A17EB"/>
    <w:rsid w:val="004A1F9F"/>
    <w:rsid w:val="004A599E"/>
    <w:rsid w:val="004B14F2"/>
    <w:rsid w:val="004B19CA"/>
    <w:rsid w:val="004B4E5E"/>
    <w:rsid w:val="004B6523"/>
    <w:rsid w:val="004B7390"/>
    <w:rsid w:val="004C03C6"/>
    <w:rsid w:val="004D4852"/>
    <w:rsid w:val="004E24E2"/>
    <w:rsid w:val="004E31A2"/>
    <w:rsid w:val="004E3739"/>
    <w:rsid w:val="004E5BAF"/>
    <w:rsid w:val="004E6608"/>
    <w:rsid w:val="004F0735"/>
    <w:rsid w:val="004F612F"/>
    <w:rsid w:val="004F63B1"/>
    <w:rsid w:val="00501F18"/>
    <w:rsid w:val="00502ACE"/>
    <w:rsid w:val="00503560"/>
    <w:rsid w:val="00506646"/>
    <w:rsid w:val="005103D6"/>
    <w:rsid w:val="00517F86"/>
    <w:rsid w:val="0052049F"/>
    <w:rsid w:val="00521F93"/>
    <w:rsid w:val="00537088"/>
    <w:rsid w:val="00543B38"/>
    <w:rsid w:val="00544F58"/>
    <w:rsid w:val="00550BD5"/>
    <w:rsid w:val="00551C86"/>
    <w:rsid w:val="00554070"/>
    <w:rsid w:val="005542D2"/>
    <w:rsid w:val="00557DEB"/>
    <w:rsid w:val="005607D0"/>
    <w:rsid w:val="00563418"/>
    <w:rsid w:val="005700E1"/>
    <w:rsid w:val="00574CF4"/>
    <w:rsid w:val="00580BA0"/>
    <w:rsid w:val="00583126"/>
    <w:rsid w:val="00584D71"/>
    <w:rsid w:val="00585C07"/>
    <w:rsid w:val="005874F7"/>
    <w:rsid w:val="00590B0A"/>
    <w:rsid w:val="00596960"/>
    <w:rsid w:val="005A0022"/>
    <w:rsid w:val="005A2944"/>
    <w:rsid w:val="005A5995"/>
    <w:rsid w:val="005A666B"/>
    <w:rsid w:val="005B7475"/>
    <w:rsid w:val="005C28CB"/>
    <w:rsid w:val="005C640B"/>
    <w:rsid w:val="005D0F77"/>
    <w:rsid w:val="005D7F29"/>
    <w:rsid w:val="005E129D"/>
    <w:rsid w:val="005E1958"/>
    <w:rsid w:val="005E4449"/>
    <w:rsid w:val="005E4C1A"/>
    <w:rsid w:val="005E62B5"/>
    <w:rsid w:val="005E7EAC"/>
    <w:rsid w:val="005F2B36"/>
    <w:rsid w:val="005F44C2"/>
    <w:rsid w:val="005F769F"/>
    <w:rsid w:val="00603A9E"/>
    <w:rsid w:val="00611AC5"/>
    <w:rsid w:val="00612FFF"/>
    <w:rsid w:val="00613558"/>
    <w:rsid w:val="0061493D"/>
    <w:rsid w:val="006152D7"/>
    <w:rsid w:val="00615862"/>
    <w:rsid w:val="006206A6"/>
    <w:rsid w:val="00624C5A"/>
    <w:rsid w:val="0063223C"/>
    <w:rsid w:val="0063741A"/>
    <w:rsid w:val="00646FBD"/>
    <w:rsid w:val="00655FF8"/>
    <w:rsid w:val="006569FB"/>
    <w:rsid w:val="00656A34"/>
    <w:rsid w:val="00657D8D"/>
    <w:rsid w:val="0066181D"/>
    <w:rsid w:val="00661B70"/>
    <w:rsid w:val="00671A7D"/>
    <w:rsid w:val="00674CEC"/>
    <w:rsid w:val="00680C1C"/>
    <w:rsid w:val="00681888"/>
    <w:rsid w:val="006912E1"/>
    <w:rsid w:val="0069216B"/>
    <w:rsid w:val="006925C0"/>
    <w:rsid w:val="006950D5"/>
    <w:rsid w:val="006A050D"/>
    <w:rsid w:val="006A1455"/>
    <w:rsid w:val="006A50CC"/>
    <w:rsid w:val="006A69C7"/>
    <w:rsid w:val="006B16FB"/>
    <w:rsid w:val="006B3AB0"/>
    <w:rsid w:val="006B56D5"/>
    <w:rsid w:val="006C164F"/>
    <w:rsid w:val="006C39A7"/>
    <w:rsid w:val="006C46B1"/>
    <w:rsid w:val="006D2A5F"/>
    <w:rsid w:val="006D48EE"/>
    <w:rsid w:val="006E244B"/>
    <w:rsid w:val="006E441F"/>
    <w:rsid w:val="006E58D2"/>
    <w:rsid w:val="006F6199"/>
    <w:rsid w:val="00703A8B"/>
    <w:rsid w:val="00705675"/>
    <w:rsid w:val="00706129"/>
    <w:rsid w:val="0070751B"/>
    <w:rsid w:val="007114B7"/>
    <w:rsid w:val="00712712"/>
    <w:rsid w:val="007159A4"/>
    <w:rsid w:val="00720C93"/>
    <w:rsid w:val="007237BA"/>
    <w:rsid w:val="007249EF"/>
    <w:rsid w:val="00727F60"/>
    <w:rsid w:val="00730976"/>
    <w:rsid w:val="00731A4C"/>
    <w:rsid w:val="007362FD"/>
    <w:rsid w:val="00750DFA"/>
    <w:rsid w:val="00761659"/>
    <w:rsid w:val="00765C82"/>
    <w:rsid w:val="00773602"/>
    <w:rsid w:val="00775B41"/>
    <w:rsid w:val="00777770"/>
    <w:rsid w:val="00781FBD"/>
    <w:rsid w:val="00785CAF"/>
    <w:rsid w:val="007958A2"/>
    <w:rsid w:val="0079659B"/>
    <w:rsid w:val="007A6831"/>
    <w:rsid w:val="007A773E"/>
    <w:rsid w:val="007B66D3"/>
    <w:rsid w:val="007B6A4D"/>
    <w:rsid w:val="007C3CA8"/>
    <w:rsid w:val="007C4111"/>
    <w:rsid w:val="007C7A47"/>
    <w:rsid w:val="007D11D8"/>
    <w:rsid w:val="007D1921"/>
    <w:rsid w:val="007D4C30"/>
    <w:rsid w:val="007E2AAF"/>
    <w:rsid w:val="007F5429"/>
    <w:rsid w:val="0080530F"/>
    <w:rsid w:val="00807613"/>
    <w:rsid w:val="0081381E"/>
    <w:rsid w:val="00814143"/>
    <w:rsid w:val="0081668F"/>
    <w:rsid w:val="00821C1C"/>
    <w:rsid w:val="00825E41"/>
    <w:rsid w:val="00827055"/>
    <w:rsid w:val="00835075"/>
    <w:rsid w:val="00836C95"/>
    <w:rsid w:val="00844F23"/>
    <w:rsid w:val="0085282D"/>
    <w:rsid w:val="00854A3A"/>
    <w:rsid w:val="0085693B"/>
    <w:rsid w:val="008624E5"/>
    <w:rsid w:val="008644B4"/>
    <w:rsid w:val="00866BB5"/>
    <w:rsid w:val="00870188"/>
    <w:rsid w:val="00892E5C"/>
    <w:rsid w:val="008941FF"/>
    <w:rsid w:val="008943A8"/>
    <w:rsid w:val="00897FA7"/>
    <w:rsid w:val="008A01ED"/>
    <w:rsid w:val="008A34E0"/>
    <w:rsid w:val="008A532D"/>
    <w:rsid w:val="008A597D"/>
    <w:rsid w:val="008B7D35"/>
    <w:rsid w:val="008C741D"/>
    <w:rsid w:val="008E1C7C"/>
    <w:rsid w:val="008F03A8"/>
    <w:rsid w:val="008F0567"/>
    <w:rsid w:val="008F14E7"/>
    <w:rsid w:val="008F7953"/>
    <w:rsid w:val="00903042"/>
    <w:rsid w:val="00904A26"/>
    <w:rsid w:val="009358B0"/>
    <w:rsid w:val="0094761B"/>
    <w:rsid w:val="00964711"/>
    <w:rsid w:val="00965F85"/>
    <w:rsid w:val="00970386"/>
    <w:rsid w:val="009711C9"/>
    <w:rsid w:val="00971C8E"/>
    <w:rsid w:val="00994608"/>
    <w:rsid w:val="00994A39"/>
    <w:rsid w:val="00996910"/>
    <w:rsid w:val="009A29CB"/>
    <w:rsid w:val="009B0334"/>
    <w:rsid w:val="009C3DD3"/>
    <w:rsid w:val="009C3EDA"/>
    <w:rsid w:val="009C61C9"/>
    <w:rsid w:val="009C6940"/>
    <w:rsid w:val="009D0BD4"/>
    <w:rsid w:val="009D0FC8"/>
    <w:rsid w:val="009D1BC5"/>
    <w:rsid w:val="009D1FBB"/>
    <w:rsid w:val="009D2890"/>
    <w:rsid w:val="009D73B1"/>
    <w:rsid w:val="009D73C7"/>
    <w:rsid w:val="009E1433"/>
    <w:rsid w:val="009F3F03"/>
    <w:rsid w:val="00A01F21"/>
    <w:rsid w:val="00A06A1D"/>
    <w:rsid w:val="00A06B59"/>
    <w:rsid w:val="00A12763"/>
    <w:rsid w:val="00A17B76"/>
    <w:rsid w:val="00A207D0"/>
    <w:rsid w:val="00A21674"/>
    <w:rsid w:val="00A32587"/>
    <w:rsid w:val="00A3628A"/>
    <w:rsid w:val="00A42030"/>
    <w:rsid w:val="00A51624"/>
    <w:rsid w:val="00A57DCC"/>
    <w:rsid w:val="00A61B86"/>
    <w:rsid w:val="00A61C5F"/>
    <w:rsid w:val="00A7100B"/>
    <w:rsid w:val="00A723C3"/>
    <w:rsid w:val="00A74219"/>
    <w:rsid w:val="00A97DE8"/>
    <w:rsid w:val="00AA30B6"/>
    <w:rsid w:val="00AA3A2D"/>
    <w:rsid w:val="00AA4B98"/>
    <w:rsid w:val="00AA7D47"/>
    <w:rsid w:val="00AB04AA"/>
    <w:rsid w:val="00AB1F31"/>
    <w:rsid w:val="00AB2868"/>
    <w:rsid w:val="00AC0D86"/>
    <w:rsid w:val="00AC1123"/>
    <w:rsid w:val="00AC50F0"/>
    <w:rsid w:val="00AC5F8E"/>
    <w:rsid w:val="00AC7B21"/>
    <w:rsid w:val="00AD459E"/>
    <w:rsid w:val="00AD5319"/>
    <w:rsid w:val="00AD72E0"/>
    <w:rsid w:val="00AE006B"/>
    <w:rsid w:val="00AE66B9"/>
    <w:rsid w:val="00AF4BC8"/>
    <w:rsid w:val="00B011EB"/>
    <w:rsid w:val="00B03372"/>
    <w:rsid w:val="00B04691"/>
    <w:rsid w:val="00B0702A"/>
    <w:rsid w:val="00B12A4F"/>
    <w:rsid w:val="00B13526"/>
    <w:rsid w:val="00B138A7"/>
    <w:rsid w:val="00B142B9"/>
    <w:rsid w:val="00B1469B"/>
    <w:rsid w:val="00B15471"/>
    <w:rsid w:val="00B15E01"/>
    <w:rsid w:val="00B15FA9"/>
    <w:rsid w:val="00B1748C"/>
    <w:rsid w:val="00B20BDA"/>
    <w:rsid w:val="00B2243F"/>
    <w:rsid w:val="00B2753F"/>
    <w:rsid w:val="00B31A0D"/>
    <w:rsid w:val="00B329A1"/>
    <w:rsid w:val="00B33F20"/>
    <w:rsid w:val="00B34BAA"/>
    <w:rsid w:val="00B40A84"/>
    <w:rsid w:val="00B43C46"/>
    <w:rsid w:val="00B43DC1"/>
    <w:rsid w:val="00B55DA0"/>
    <w:rsid w:val="00B56EE0"/>
    <w:rsid w:val="00B63C4A"/>
    <w:rsid w:val="00B64DCA"/>
    <w:rsid w:val="00B662CF"/>
    <w:rsid w:val="00B67AA6"/>
    <w:rsid w:val="00B75CF7"/>
    <w:rsid w:val="00B7613D"/>
    <w:rsid w:val="00B8255D"/>
    <w:rsid w:val="00B831AB"/>
    <w:rsid w:val="00B83902"/>
    <w:rsid w:val="00B83EED"/>
    <w:rsid w:val="00B87CD4"/>
    <w:rsid w:val="00B90AA6"/>
    <w:rsid w:val="00B95E24"/>
    <w:rsid w:val="00B966D5"/>
    <w:rsid w:val="00BA1D24"/>
    <w:rsid w:val="00BA3FD7"/>
    <w:rsid w:val="00BA5DA4"/>
    <w:rsid w:val="00BB6C51"/>
    <w:rsid w:val="00BD3D57"/>
    <w:rsid w:val="00BD4DBF"/>
    <w:rsid w:val="00BD5FFC"/>
    <w:rsid w:val="00BE094A"/>
    <w:rsid w:val="00BE2EDB"/>
    <w:rsid w:val="00BE3001"/>
    <w:rsid w:val="00BF59FE"/>
    <w:rsid w:val="00BF6546"/>
    <w:rsid w:val="00C00243"/>
    <w:rsid w:val="00C04F08"/>
    <w:rsid w:val="00C07D52"/>
    <w:rsid w:val="00C137A4"/>
    <w:rsid w:val="00C13B24"/>
    <w:rsid w:val="00C27715"/>
    <w:rsid w:val="00C2788F"/>
    <w:rsid w:val="00C32F63"/>
    <w:rsid w:val="00C353B4"/>
    <w:rsid w:val="00C3642E"/>
    <w:rsid w:val="00C377EE"/>
    <w:rsid w:val="00C379A9"/>
    <w:rsid w:val="00C4397E"/>
    <w:rsid w:val="00C4476E"/>
    <w:rsid w:val="00C451D8"/>
    <w:rsid w:val="00C503A0"/>
    <w:rsid w:val="00C50890"/>
    <w:rsid w:val="00C543C4"/>
    <w:rsid w:val="00C6694B"/>
    <w:rsid w:val="00C67FE3"/>
    <w:rsid w:val="00C711EE"/>
    <w:rsid w:val="00C72774"/>
    <w:rsid w:val="00C75E2F"/>
    <w:rsid w:val="00C82315"/>
    <w:rsid w:val="00C82D1D"/>
    <w:rsid w:val="00C878DD"/>
    <w:rsid w:val="00C9182B"/>
    <w:rsid w:val="00C94988"/>
    <w:rsid w:val="00CA0296"/>
    <w:rsid w:val="00CA36DF"/>
    <w:rsid w:val="00CA6A3B"/>
    <w:rsid w:val="00CB0F15"/>
    <w:rsid w:val="00CB484E"/>
    <w:rsid w:val="00CC2DAE"/>
    <w:rsid w:val="00CC38B5"/>
    <w:rsid w:val="00CC3D81"/>
    <w:rsid w:val="00CF3792"/>
    <w:rsid w:val="00CF73CE"/>
    <w:rsid w:val="00D01BA7"/>
    <w:rsid w:val="00D02FF7"/>
    <w:rsid w:val="00D07302"/>
    <w:rsid w:val="00D103AD"/>
    <w:rsid w:val="00D13D51"/>
    <w:rsid w:val="00D22011"/>
    <w:rsid w:val="00D240D5"/>
    <w:rsid w:val="00D24CB6"/>
    <w:rsid w:val="00D311B0"/>
    <w:rsid w:val="00D4079C"/>
    <w:rsid w:val="00D40A5B"/>
    <w:rsid w:val="00D41253"/>
    <w:rsid w:val="00D43E3B"/>
    <w:rsid w:val="00D44D9A"/>
    <w:rsid w:val="00D44E96"/>
    <w:rsid w:val="00D45ABF"/>
    <w:rsid w:val="00D5023C"/>
    <w:rsid w:val="00D5144C"/>
    <w:rsid w:val="00D523D8"/>
    <w:rsid w:val="00D61954"/>
    <w:rsid w:val="00D62824"/>
    <w:rsid w:val="00D628AB"/>
    <w:rsid w:val="00D652F2"/>
    <w:rsid w:val="00D749E4"/>
    <w:rsid w:val="00D83825"/>
    <w:rsid w:val="00D83FD8"/>
    <w:rsid w:val="00D86063"/>
    <w:rsid w:val="00D9181F"/>
    <w:rsid w:val="00D936D4"/>
    <w:rsid w:val="00D9654F"/>
    <w:rsid w:val="00D96970"/>
    <w:rsid w:val="00D96A85"/>
    <w:rsid w:val="00DA4DE5"/>
    <w:rsid w:val="00DA5075"/>
    <w:rsid w:val="00DA7C2A"/>
    <w:rsid w:val="00DB41E8"/>
    <w:rsid w:val="00DC0C4C"/>
    <w:rsid w:val="00DC6FC9"/>
    <w:rsid w:val="00DC793D"/>
    <w:rsid w:val="00DC7C4C"/>
    <w:rsid w:val="00DD5914"/>
    <w:rsid w:val="00DF3D81"/>
    <w:rsid w:val="00DF6F87"/>
    <w:rsid w:val="00E0107E"/>
    <w:rsid w:val="00E06B1A"/>
    <w:rsid w:val="00E17C3A"/>
    <w:rsid w:val="00E21D06"/>
    <w:rsid w:val="00E2414D"/>
    <w:rsid w:val="00E33462"/>
    <w:rsid w:val="00E367B9"/>
    <w:rsid w:val="00E3718C"/>
    <w:rsid w:val="00E44D69"/>
    <w:rsid w:val="00E634E8"/>
    <w:rsid w:val="00E6424A"/>
    <w:rsid w:val="00E77372"/>
    <w:rsid w:val="00E8126D"/>
    <w:rsid w:val="00E85211"/>
    <w:rsid w:val="00E9128C"/>
    <w:rsid w:val="00E9259B"/>
    <w:rsid w:val="00EA1F26"/>
    <w:rsid w:val="00EA32D9"/>
    <w:rsid w:val="00EA629C"/>
    <w:rsid w:val="00EA6C6F"/>
    <w:rsid w:val="00EB4AF2"/>
    <w:rsid w:val="00EB55BF"/>
    <w:rsid w:val="00EB68A9"/>
    <w:rsid w:val="00EC517D"/>
    <w:rsid w:val="00ED005C"/>
    <w:rsid w:val="00ED0BB3"/>
    <w:rsid w:val="00ED116A"/>
    <w:rsid w:val="00ED19D4"/>
    <w:rsid w:val="00ED336F"/>
    <w:rsid w:val="00ED700A"/>
    <w:rsid w:val="00EE4883"/>
    <w:rsid w:val="00EE6DD7"/>
    <w:rsid w:val="00EF0C93"/>
    <w:rsid w:val="00F006D9"/>
    <w:rsid w:val="00F0118B"/>
    <w:rsid w:val="00F0697B"/>
    <w:rsid w:val="00F07EA9"/>
    <w:rsid w:val="00F126D9"/>
    <w:rsid w:val="00F15606"/>
    <w:rsid w:val="00F22A10"/>
    <w:rsid w:val="00F344E0"/>
    <w:rsid w:val="00F352A2"/>
    <w:rsid w:val="00F3745A"/>
    <w:rsid w:val="00F3762F"/>
    <w:rsid w:val="00F43BF5"/>
    <w:rsid w:val="00F54646"/>
    <w:rsid w:val="00F630C0"/>
    <w:rsid w:val="00F65CE3"/>
    <w:rsid w:val="00F6798A"/>
    <w:rsid w:val="00F719D9"/>
    <w:rsid w:val="00F73D55"/>
    <w:rsid w:val="00F773C0"/>
    <w:rsid w:val="00F77DB9"/>
    <w:rsid w:val="00F85C8A"/>
    <w:rsid w:val="00F86952"/>
    <w:rsid w:val="00F91424"/>
    <w:rsid w:val="00F93183"/>
    <w:rsid w:val="00F948F2"/>
    <w:rsid w:val="00F97D63"/>
    <w:rsid w:val="00FA3BB1"/>
    <w:rsid w:val="00FA735F"/>
    <w:rsid w:val="00FA788E"/>
    <w:rsid w:val="00FB5917"/>
    <w:rsid w:val="00FC5E8A"/>
    <w:rsid w:val="00FD39C1"/>
    <w:rsid w:val="00FD6566"/>
    <w:rsid w:val="00FE047C"/>
    <w:rsid w:val="00FE203D"/>
    <w:rsid w:val="00FE408E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13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8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8A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8A7"/>
    <w:rPr>
      <w:b/>
      <w:bCs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1"/>
    <w:qFormat/>
    <w:rsid w:val="00120D4C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D4C"/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microsoft.com/office/2011/relationships/people" Target="people.xml"/><Relationship Id="rId16" Type="http://schemas.openxmlformats.org/officeDocument/2006/relationships/header" Target="header2.xml"/><Relationship Id="rId17" Type="http://schemas.openxmlformats.org/officeDocument/2006/relationships/header" Target="head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genbook_image3.png"/><Relationship Id="rId2" Type="http://schemas.openxmlformats.org/officeDocument/2006/relationships/image" Target="media/genbook_image2.png"/><Relationship Id="rId1" Type="http://schemas.openxmlformats.org/officeDocument/2006/relationships/image" Target="media/genbook_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genbook_image3.png"/><Relationship Id="rId2" Type="http://schemas.openxmlformats.org/officeDocument/2006/relationships/image" Target="media/genbook_image2.png"/><Relationship Id="rId1" Type="http://schemas.openxmlformats.org/officeDocument/2006/relationships/image" Target="media/genbook_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genbook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GSSG</cp:lastModifiedBy>
  <cp:revision>312</cp:revision>
  <cp:lastPrinted>2026-04-06T08:14:00Z</cp:lastPrinted>
  <dcterms:created xsi:type="dcterms:W3CDTF">2022-05-26T08:43:00Z</dcterms:created>
  <dcterms:modified xsi:type="dcterms:W3CDTF">2026-04-21T09:25:00Z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